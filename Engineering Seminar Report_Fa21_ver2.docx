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34D05" w:rsidP="6A0C35BE" w:rsidRDefault="125D6671" w14:paraId="741EFEA8" w14:textId="5304B9B5">
      <w:pPr>
        <w:jc w:val="center"/>
        <w:rPr>
          <w:b w:val="1"/>
          <w:bCs w:val="1"/>
          <w:sz w:val="28"/>
          <w:szCs w:val="28"/>
        </w:rPr>
      </w:pPr>
      <w:r w:rsidRPr="7C1426FE" w:rsidR="1309C42F">
        <w:rPr>
          <w:b w:val="1"/>
          <w:bCs w:val="1"/>
          <w:sz w:val="28"/>
          <w:szCs w:val="28"/>
        </w:rPr>
        <w:t>4</w:t>
      </w:r>
      <w:r w:rsidRPr="7C1426FE" w:rsidR="388053C3">
        <w:rPr>
          <w:b w:val="1"/>
          <w:bCs w:val="1"/>
          <w:sz w:val="28"/>
          <w:szCs w:val="28"/>
        </w:rPr>
        <w:t>Engineering Seminar Report</w:t>
      </w:r>
    </w:p>
    <w:p w:rsidR="6A0C35BE" w:rsidP="6A0C35BE" w:rsidRDefault="16F5A3CB" w14:paraId="0401BB9B" w14:textId="17156A56">
      <w:pPr>
        <w:jc w:val="center"/>
        <w:rPr>
          <w:rFonts w:eastAsia="Times New Roman"/>
        </w:rPr>
      </w:pPr>
      <w:r w:rsidRPr="57DD8464">
        <w:rPr>
          <w:rFonts w:eastAsia="Times New Roman"/>
        </w:rPr>
        <w:t>12/2/21</w:t>
      </w:r>
    </w:p>
    <w:p w:rsidRPr="00E34D05" w:rsidR="00E34D05" w:rsidP="00E34D05" w:rsidRDefault="004640DF" w14:paraId="15507F13" w14:textId="2D72D961">
      <w:pPr>
        <w:jc w:val="center"/>
      </w:pPr>
      <w:r>
        <w:t>Thermal Laser</w:t>
      </w:r>
    </w:p>
    <w:p w:rsidR="009E28A7" w:rsidP="00E34D05" w:rsidRDefault="004640DF" w14:paraId="7EE71837" w14:textId="739DE380">
      <w:pPr>
        <w:jc w:val="center"/>
      </w:pPr>
      <w:r>
        <w:t>Michel Lemay</w:t>
      </w:r>
    </w:p>
    <w:p w:rsidR="00E34D05" w:rsidP="00E34D05" w:rsidRDefault="004640DF" w14:paraId="39903D8E" w14:textId="0FA94728">
      <w:pPr>
        <w:jc w:val="center"/>
      </w:pPr>
      <w:r>
        <w:t xml:space="preserve">Robert Bara, Zari Grandy-Overton, Ezra </w:t>
      </w:r>
      <w:proofErr w:type="spellStart"/>
      <w:r>
        <w:t>Galapo</w:t>
      </w:r>
      <w:proofErr w:type="spellEnd"/>
      <w:r>
        <w:t xml:space="preserve">, </w:t>
      </w:r>
      <w:proofErr w:type="spellStart"/>
      <w:r>
        <w:t>Tyiana</w:t>
      </w:r>
      <w:proofErr w:type="spellEnd"/>
      <w:r>
        <w:t xml:space="preserve"> Simon</w:t>
      </w:r>
    </w:p>
    <w:p w:rsidR="506408AB" w:rsidP="6A0C35BE" w:rsidRDefault="71A30319" w14:paraId="0DAF499E" w14:textId="689E6437">
      <w:pPr>
        <w:pStyle w:val="Heading1"/>
      </w:pPr>
      <w:r>
        <w:t>Background</w:t>
      </w:r>
      <w:r w:rsidR="400104D3">
        <w:t xml:space="preserve"> &amp; Significance</w:t>
      </w:r>
      <w:r>
        <w:t xml:space="preserve"> </w:t>
      </w:r>
    </w:p>
    <w:p w:rsidR="22DBE737" w:rsidP="000A4B59" w:rsidRDefault="3908E160" w14:paraId="360176F5" w14:textId="3F0435A8">
      <w:pPr>
        <w:spacing w:line="259" w:lineRule="auto"/>
      </w:pPr>
      <w:r w:rsidR="4AFFFD7B">
        <w:rPr/>
        <w:t>Nocicept</w:t>
      </w:r>
      <w:r w:rsidR="27F93E08">
        <w:rPr/>
        <w:t>ors</w:t>
      </w:r>
      <w:r w:rsidR="4AFFFD7B">
        <w:rPr/>
        <w:t xml:space="preserve"> </w:t>
      </w:r>
      <w:r w:rsidR="66A98E0F">
        <w:rPr/>
        <w:t xml:space="preserve">are </w:t>
      </w:r>
      <w:r w:rsidR="22E8C24C">
        <w:rPr/>
        <w:t xml:space="preserve">essential </w:t>
      </w:r>
      <w:r w:rsidR="05294EA4">
        <w:rPr/>
        <w:t xml:space="preserve">sensory neurons that </w:t>
      </w:r>
      <w:r w:rsidR="4E6C2A76">
        <w:rPr/>
        <w:t>allow</w:t>
      </w:r>
      <w:r w:rsidR="05294EA4">
        <w:rPr/>
        <w:t xml:space="preserve"> organisms to be alerted of potentially damaging stimuli</w:t>
      </w:r>
      <w:r w:rsidR="5552AF17">
        <w:rPr/>
        <w:t xml:space="preserve"> (pain)</w:t>
      </w:r>
      <w:r w:rsidR="631798DE">
        <w:rPr/>
        <w:t xml:space="preserve"> when </w:t>
      </w:r>
      <w:r w:rsidR="0FF5CE9F">
        <w:rPr/>
        <w:t xml:space="preserve">exposed to extreme changes in temperature, pressure, </w:t>
      </w:r>
      <w:r w:rsidR="0E937DE6">
        <w:rPr/>
        <w:t xml:space="preserve">and </w:t>
      </w:r>
      <w:r w:rsidR="0FF5CE9F">
        <w:rPr/>
        <w:t xml:space="preserve">injury-related chemicals </w:t>
      </w:r>
      <w:r w:rsidR="3A30AA7F">
        <w:rPr/>
        <w:t xml:space="preserve">to their skin. </w:t>
      </w:r>
      <w:r w:rsidR="23A1B66F">
        <w:rPr/>
        <w:t>Nociception</w:t>
      </w:r>
      <w:r w:rsidR="3A30AA7F">
        <w:rPr/>
        <w:t xml:space="preserve"> is a </w:t>
      </w:r>
      <w:r w:rsidR="22E8C24C">
        <w:rPr/>
        <w:t>survival skill</w:t>
      </w:r>
      <w:r w:rsidR="2D74E6EA">
        <w:rPr/>
        <w:t xml:space="preserve"> for all living organisms</w:t>
      </w:r>
      <w:r w:rsidR="682C4356">
        <w:rPr/>
        <w:t xml:space="preserve">, any damage caused to this neurological system could put </w:t>
      </w:r>
      <w:r w:rsidR="6D20DC73">
        <w:rPr/>
        <w:t>any creature or person in a potential life-threatening situation, if the neurological reaction is unrecognized (</w:t>
      </w:r>
      <w:r w:rsidR="7D6D16B4">
        <w:rPr/>
        <w:t xml:space="preserve">Dublin and </w:t>
      </w:r>
      <w:proofErr w:type="spellStart"/>
      <w:r w:rsidR="7D6D16B4">
        <w:rPr/>
        <w:t>Patapoutian</w:t>
      </w:r>
      <w:proofErr w:type="spellEnd"/>
      <w:r w:rsidR="7D6D16B4">
        <w:rPr/>
        <w:t>, (</w:t>
      </w:r>
      <w:r w:rsidR="643CEC35">
        <w:rPr/>
        <w:t>2010</w:t>
      </w:r>
      <w:r w:rsidR="7D6D16B4">
        <w:rPr/>
        <w:t>), p.</w:t>
      </w:r>
      <w:r w:rsidR="47AC29E5">
        <w:rPr/>
        <w:t>1-3</w:t>
      </w:r>
      <w:r w:rsidR="7D6D16B4">
        <w:rPr/>
        <w:t>)</w:t>
      </w:r>
      <w:r w:rsidR="6D20DC73">
        <w:rPr/>
        <w:t xml:space="preserve">. </w:t>
      </w:r>
      <w:r w:rsidR="25D69273">
        <w:rPr/>
        <w:t>Spinal cord injury and associ</w:t>
      </w:r>
      <w:r w:rsidR="25D69273">
        <w:rPr/>
        <w:t xml:space="preserve">ated treatments lead to modifications in the sensation of pain, and those changes are </w:t>
      </w:r>
      <w:r w:rsidR="16B4D9D6">
        <w:rPr/>
        <w:t xml:space="preserve">monitored with </w:t>
      </w:r>
      <w:proofErr w:type="gramStart"/>
      <w:r w:rsidR="16B4D9D6">
        <w:rPr/>
        <w:t>a number of</w:t>
      </w:r>
      <w:proofErr w:type="gramEnd"/>
      <w:r w:rsidR="16B4D9D6">
        <w:rPr/>
        <w:t xml:space="preserve"> assay</w:t>
      </w:r>
      <w:r w:rsidR="663B321A">
        <w:rPr/>
        <w:t>s</w:t>
      </w:r>
      <w:r w:rsidR="16B4D9D6">
        <w:rPr/>
        <w:t xml:space="preserve"> that include </w:t>
      </w:r>
      <w:r w:rsidR="16B4D9D6">
        <w:rPr/>
        <w:t xml:space="preserve">the </w:t>
      </w:r>
      <w:r w:rsidR="2E39801B">
        <w:rPr/>
        <w:t xml:space="preserve">skin </w:t>
      </w:r>
      <w:r w:rsidR="16B4D9D6">
        <w:rPr/>
        <w:t>nociceptors</w:t>
      </w:r>
      <w:r w:rsidR="333074FC">
        <w:rPr/>
        <w:t>’</w:t>
      </w:r>
      <w:r w:rsidR="16B4D9D6">
        <w:rPr/>
        <w:t xml:space="preserve"> reaction to heat</w:t>
      </w:r>
      <w:commentRangeStart w:id="5"/>
      <w:r w:rsidR="16B4D9D6">
        <w:rPr/>
        <w:t>.</w:t>
      </w:r>
      <w:commentRangeEnd w:id="5"/>
      <w:r>
        <w:rPr>
          <w:rStyle w:val="CommentReference"/>
        </w:rPr>
        <w:commentReference w:id="5"/>
      </w:r>
      <w:r w:rsidR="16B4D9D6">
        <w:rPr/>
        <w:t xml:space="preserve"> </w:t>
      </w:r>
      <w:r w:rsidR="4DDFAF39">
        <w:rPr/>
        <w:t xml:space="preserve">A common </w:t>
      </w:r>
      <w:r w:rsidR="4385FD03">
        <w:rPr/>
        <w:t>heat</w:t>
      </w:r>
      <w:r w:rsidR="4DDFAF39">
        <w:rPr/>
        <w:t xml:space="preserve"> plantar test known as the Hargreaves Test, is a method</w:t>
      </w:r>
      <w:r w:rsidR="40B1EFA0">
        <w:rPr/>
        <w:t xml:space="preserve"> of measuring </w:t>
      </w:r>
      <w:r w:rsidR="398AD957">
        <w:rPr/>
        <w:t>thermal nociception</w:t>
      </w:r>
      <w:r w:rsidR="40B1EFA0">
        <w:rPr/>
        <w:t xml:space="preserve"> </w:t>
      </w:r>
      <w:r w:rsidR="29B843BD">
        <w:rPr/>
        <w:t>by applying</w:t>
      </w:r>
      <w:r w:rsidR="40B1EFA0">
        <w:rPr/>
        <w:t xml:space="preserve"> thermal stimulation </w:t>
      </w:r>
      <w:r w:rsidR="7FA90A55">
        <w:rPr/>
        <w:t>to animal models of hyperalgesia and</w:t>
      </w:r>
      <w:r w:rsidR="40B1EFA0">
        <w:rPr/>
        <w:t xml:space="preserve"> capturing the response time </w:t>
      </w:r>
      <w:r w:rsidR="71A2D65E">
        <w:rPr/>
        <w:t>of</w:t>
      </w:r>
      <w:r w:rsidR="75E67D7F">
        <w:rPr/>
        <w:t xml:space="preserve"> paw withdrawal (Hargreaves, (1987), p.1). </w:t>
      </w:r>
      <w:r w:rsidR="74C67290">
        <w:rPr/>
        <w:t xml:space="preserve">By creating a </w:t>
      </w:r>
      <w:r w:rsidR="1435CAB5">
        <w:rPr/>
        <w:t>cost-efficient</w:t>
      </w:r>
      <w:r w:rsidR="7EB8F63C">
        <w:rPr/>
        <w:t xml:space="preserve"> modified </w:t>
      </w:r>
      <w:r w:rsidR="5D9ACF9D">
        <w:rPr/>
        <w:t xml:space="preserve">Hargreaves </w:t>
      </w:r>
      <w:r w:rsidR="6430F929">
        <w:rPr/>
        <w:t>to collect data in organisms such as felines,</w:t>
      </w:r>
      <w:r w:rsidR="2522A3AD">
        <w:rPr/>
        <w:t xml:space="preserve"> further</w:t>
      </w:r>
      <w:r w:rsidR="5D9ACF9D">
        <w:rPr/>
        <w:t xml:space="preserve"> </w:t>
      </w:r>
      <w:r w:rsidR="73DC6952">
        <w:rPr/>
        <w:t xml:space="preserve">technological </w:t>
      </w:r>
      <w:r w:rsidR="1E4999C4">
        <w:rPr/>
        <w:t>develop</w:t>
      </w:r>
      <w:r w:rsidR="0F236FB0">
        <w:rPr/>
        <w:t>ment</w:t>
      </w:r>
      <w:r w:rsidR="1E4999C4">
        <w:rPr/>
        <w:t xml:space="preserve"> to </w:t>
      </w:r>
      <w:r w:rsidR="7503ACC4">
        <w:rPr/>
        <w:t>create a</w:t>
      </w:r>
      <w:r w:rsidR="1E4999C4">
        <w:rPr/>
        <w:t xml:space="preserve"> spinal cord in</w:t>
      </w:r>
      <w:r w:rsidR="51C64B23">
        <w:rPr/>
        <w:t>jur</w:t>
      </w:r>
      <w:r w:rsidR="0B8C4A4B">
        <w:rPr/>
        <w:t>y model will promote sustainable development in good health and well</w:t>
      </w:r>
      <w:r w:rsidR="35DA5B49">
        <w:rPr/>
        <w:t>-</w:t>
      </w:r>
      <w:r w:rsidR="0B8C4A4B">
        <w:rPr/>
        <w:t xml:space="preserve">being, </w:t>
      </w:r>
      <w:r w:rsidR="389B509F">
        <w:rPr/>
        <w:t>and life on land</w:t>
      </w:r>
      <w:r w:rsidR="3F01A516">
        <w:rPr/>
        <w:t xml:space="preserve"> for felines and potentially other animal groups</w:t>
      </w:r>
      <w:r w:rsidR="389B509F">
        <w:rPr/>
        <w:t>.</w:t>
      </w:r>
    </w:p>
    <w:p w:rsidR="6A0C35BE" w:rsidP="6A5DE83C" w:rsidRDefault="002007EB" w14:paraId="6E9C7848" w14:textId="013261EE">
      <w:pPr>
        <w:pStyle w:val="Heading1"/>
      </w:pPr>
      <w:r>
        <w:t>Benchmarking</w:t>
      </w:r>
    </w:p>
    <w:p w:rsidR="7868D1E8" w:rsidP="6A0C35BE" w:rsidRDefault="7868D1E8" w14:paraId="51B909FD" w14:textId="09F8B5D7">
      <w:pPr>
        <w:rPr>
          <w:rFonts w:eastAsia="Yu Mincho"/>
          <w:i/>
          <w:iCs/>
        </w:rPr>
      </w:pPr>
      <w:r w:rsidRPr="6A0C35BE">
        <w:rPr>
          <w:rFonts w:eastAsia="Yu Mincho"/>
        </w:rPr>
        <w:t xml:space="preserve">When designing a </w:t>
      </w:r>
      <w:r w:rsidR="004F7BCF">
        <w:rPr>
          <w:rFonts w:eastAsia="Yu Mincho"/>
        </w:rPr>
        <w:t xml:space="preserve">spinal cord injury model, different </w:t>
      </w:r>
      <w:r w:rsidR="0082030E">
        <w:rPr>
          <w:rFonts w:eastAsia="Yu Mincho"/>
        </w:rPr>
        <w:t>studies have been performed for testing nociceptors</w:t>
      </w:r>
      <w:r w:rsidR="00210F83">
        <w:rPr>
          <w:rFonts w:eastAsia="Yu Mincho"/>
        </w:rPr>
        <w:t xml:space="preserve"> in a variety of mammals</w:t>
      </w:r>
      <w:r w:rsidR="0082030E">
        <w:rPr>
          <w:rFonts w:eastAsia="Yu Mincho"/>
        </w:rPr>
        <w:t>.</w:t>
      </w:r>
    </w:p>
    <w:p w:rsidR="0082030E" w:rsidP="4BD05116" w:rsidRDefault="0082030E" w14:paraId="068688BC" w14:textId="77777777">
      <w:pPr>
        <w:rPr>
          <w:rFonts w:eastAsia="Yu Mincho"/>
        </w:rPr>
      </w:pPr>
    </w:p>
    <w:p w:rsidR="4BD05116" w:rsidP="4BD05116" w:rsidRDefault="06ABBC4C" w14:paraId="5E566EB6" w14:textId="3DC8877F">
      <w:pPr>
        <w:rPr>
          <w:rFonts w:eastAsia="Yu Mincho"/>
        </w:rPr>
      </w:pPr>
      <w:r w:rsidRPr="7C1426FE" w:rsidR="786B513B">
        <w:rPr>
          <w:rFonts w:eastAsia="Yu Mincho"/>
        </w:rPr>
        <w:t>O</w:t>
      </w:r>
      <w:r w:rsidRPr="7C1426FE" w:rsidR="6B051187">
        <w:rPr>
          <w:rFonts w:eastAsia="Yu Mincho"/>
        </w:rPr>
        <w:t>ne</w:t>
      </w:r>
      <w:r w:rsidRPr="7C1426FE" w:rsidR="247F69BA">
        <w:rPr>
          <w:rFonts w:eastAsia="Yu Mincho"/>
        </w:rPr>
        <w:t xml:space="preserve"> way to quantify the behavioral responses of hyperalgesia </w:t>
      </w:r>
      <w:r w:rsidRPr="7C1426FE" w:rsidR="058BFF13">
        <w:rPr>
          <w:rFonts w:eastAsia="Yu Mincho"/>
        </w:rPr>
        <w:t>is</w:t>
      </w:r>
      <w:r w:rsidRPr="7C1426FE" w:rsidR="247F69BA">
        <w:rPr>
          <w:rFonts w:eastAsia="Yu Mincho"/>
        </w:rPr>
        <w:t xml:space="preserve"> the Randall and </w:t>
      </w:r>
      <w:r w:rsidRPr="7C1426FE" w:rsidR="247F69BA">
        <w:rPr>
          <w:rFonts w:eastAsia="Yu Mincho"/>
        </w:rPr>
        <w:t>Selitto</w:t>
      </w:r>
      <w:r w:rsidRPr="7C1426FE" w:rsidR="62BCBA59">
        <w:rPr>
          <w:rFonts w:eastAsia="Yu Mincho"/>
        </w:rPr>
        <w:t xml:space="preserve"> method which uses </w:t>
      </w:r>
      <w:r w:rsidRPr="7C1426FE" w:rsidR="39FEBFD9">
        <w:rPr>
          <w:rFonts w:eastAsia="Yu Mincho"/>
        </w:rPr>
        <w:t>mechanical force to generate nociceptive</w:t>
      </w:r>
      <w:r w:rsidRPr="7C1426FE" w:rsidR="644F7407">
        <w:rPr>
          <w:rFonts w:eastAsia="Yu Mincho"/>
        </w:rPr>
        <w:t xml:space="preserve"> (the ability to feel pain and act accordingly)</w:t>
      </w:r>
      <w:r w:rsidRPr="7C1426FE" w:rsidR="39FEBFD9">
        <w:rPr>
          <w:rFonts w:eastAsia="Yu Mincho"/>
        </w:rPr>
        <w:t xml:space="preserve"> stimulus.</w:t>
      </w:r>
      <w:r w:rsidRPr="7C1426FE" w:rsidR="3A06207F">
        <w:rPr>
          <w:rFonts w:eastAsia="Yu Mincho"/>
        </w:rPr>
        <w:t xml:space="preserve"> </w:t>
      </w:r>
      <w:r w:rsidRPr="7C1426FE" w:rsidR="0596F36C">
        <w:rPr>
          <w:rFonts w:eastAsia="Times New Roman"/>
        </w:rPr>
        <w:t>L</w:t>
      </w:r>
      <w:r w:rsidRPr="7C1426FE" w:rsidR="7545366D">
        <w:rPr>
          <w:rFonts w:eastAsia="Yu Mincho"/>
        </w:rPr>
        <w:t xml:space="preserve">imitations to this test also </w:t>
      </w:r>
      <w:r w:rsidRPr="7C1426FE" w:rsidR="7B939BC8">
        <w:rPr>
          <w:rFonts w:eastAsia="Yu Mincho"/>
        </w:rPr>
        <w:t>in</w:t>
      </w:r>
      <w:r w:rsidRPr="7C1426FE" w:rsidR="7B939BC8">
        <w:rPr>
          <w:rFonts w:ascii="Times New Roman" w:hAnsi="Times New Roman" w:eastAsia="Times New Roman" w:cs="Times New Roman"/>
        </w:rPr>
        <w:t>clude the inability to</w:t>
      </w:r>
      <w:r w:rsidRPr="7C1426FE" w:rsidR="7545366D">
        <w:rPr>
          <w:rFonts w:ascii="Times New Roman" w:hAnsi="Times New Roman" w:eastAsia="Times New Roman" w:cs="Times New Roman"/>
        </w:rPr>
        <w:t xml:space="preserve"> be automated</w:t>
      </w:r>
      <w:r w:rsidRPr="7C1426FE" w:rsidR="235DC838">
        <w:rPr>
          <w:rFonts w:ascii="Times New Roman" w:hAnsi="Times New Roman" w:eastAsia="Times New Roman" w:cs="Times New Roman"/>
        </w:rPr>
        <w:t>, so it</w:t>
      </w:r>
      <w:r w:rsidRPr="7C1426FE" w:rsidR="7545366D">
        <w:rPr>
          <w:rFonts w:ascii="Times New Roman" w:hAnsi="Times New Roman" w:eastAsia="Times New Roman" w:cs="Times New Roman"/>
        </w:rPr>
        <w:t xml:space="preserve"> is relied upon by human observations</w:t>
      </w:r>
      <w:r w:rsidRPr="7C1426FE" w:rsidR="254BEBC1">
        <w:rPr>
          <w:rFonts w:ascii="Times New Roman" w:hAnsi="Times New Roman" w:eastAsia="Times New Roman" w:cs="Times New Roman"/>
        </w:rPr>
        <w:t xml:space="preserve"> </w:t>
      </w:r>
      <w:r w:rsidRPr="7C1426FE" w:rsidR="5433A98D">
        <w:rPr>
          <w:rFonts w:ascii="Times New Roman" w:hAnsi="Times New Roman" w:eastAsia="Times New Roman" w:cs="Times New Roman"/>
        </w:rPr>
        <w:t>while</w:t>
      </w:r>
      <w:r w:rsidRPr="7C1426FE" w:rsidR="254BEBC1">
        <w:rPr>
          <w:rFonts w:ascii="Times New Roman" w:hAnsi="Times New Roman" w:eastAsia="Times New Roman" w:cs="Times New Roman"/>
        </w:rPr>
        <w:t xml:space="preserve"> the animal </w:t>
      </w:r>
      <w:r w:rsidRPr="7C1426FE" w:rsidR="24D64620">
        <w:rPr>
          <w:rFonts w:ascii="Times New Roman" w:hAnsi="Times New Roman" w:eastAsia="Times New Roman" w:cs="Times New Roman"/>
        </w:rPr>
        <w:t>is</w:t>
      </w:r>
      <w:r w:rsidRPr="7C1426FE" w:rsidR="254BEBC1">
        <w:rPr>
          <w:rFonts w:ascii="Times New Roman" w:hAnsi="Times New Roman" w:eastAsia="Times New Roman" w:cs="Times New Roman"/>
        </w:rPr>
        <w:t xml:space="preserve"> restrained</w:t>
      </w:r>
      <w:commentRangeStart w:id="7"/>
      <w:r w:rsidRPr="7C1426FE" w:rsidR="7545366D">
        <w:rPr>
          <w:rFonts w:ascii="Times New Roman" w:hAnsi="Times New Roman" w:eastAsia="Times New Roman" w:cs="Times New Roman"/>
        </w:rPr>
        <w:t>.</w:t>
      </w:r>
      <w:commentRangeEnd w:id="7"/>
      <w:r>
        <w:rPr>
          <w:rStyle w:val="CommentReference"/>
        </w:rPr>
        <w:commentReference w:id="7"/>
      </w:r>
      <w:r w:rsidRPr="7C1426FE" w:rsidR="6910B178">
        <w:rPr>
          <w:rFonts w:ascii="Times New Roman" w:hAnsi="Times New Roman" w:eastAsia="Times New Roman" w:cs="Times New Roman"/>
        </w:rPr>
        <w:t xml:space="preserve"> </w:t>
      </w:r>
      <w:r w:rsidRPr="7C1426FE" w:rsidR="6F9A26A5">
        <w:rPr>
          <w:rFonts w:ascii="Times New Roman" w:hAnsi="Times New Roman" w:eastAsia="Times New Roman" w:cs="Times New Roman"/>
        </w:rPr>
        <w:t xml:space="preserve">The force also </w:t>
      </w:r>
      <w:r w:rsidRPr="7C1426FE" w:rsidR="1047B40D">
        <w:rPr>
          <w:rFonts w:ascii="Times New Roman" w:hAnsi="Times New Roman" w:eastAsia="Times New Roman" w:cs="Times New Roman"/>
        </w:rPr>
        <w:t>must</w:t>
      </w:r>
      <w:r w:rsidRPr="7C1426FE" w:rsidR="6F9A26A5">
        <w:rPr>
          <w:rFonts w:ascii="Times New Roman" w:hAnsi="Times New Roman" w:eastAsia="Times New Roman" w:cs="Times New Roman"/>
        </w:rPr>
        <w:t xml:space="preserve"> be </w:t>
      </w:r>
      <w:r w:rsidRPr="7C1426FE" w:rsidR="3A7B4CE2">
        <w:rPr>
          <w:rFonts w:ascii="Times New Roman" w:hAnsi="Times New Roman" w:eastAsia="Times New Roman" w:cs="Times New Roman"/>
        </w:rPr>
        <w:t>quantifiable,</w:t>
      </w:r>
      <w:r w:rsidRPr="7C1426FE" w:rsidR="6F9A26A5">
        <w:rPr>
          <w:rFonts w:ascii="Times New Roman" w:hAnsi="Times New Roman" w:eastAsia="Times New Roman" w:cs="Times New Roman"/>
        </w:rPr>
        <w:t xml:space="preserve"> which is hard to do with the animal being on the platform which is why there needs to be some sort of force sensor to help with this </w:t>
      </w:r>
      <w:r w:rsidRPr="7C1426FE" w:rsidR="2440F027">
        <w:rPr>
          <w:rFonts w:ascii="Times New Roman" w:hAnsi="Times New Roman" w:eastAsia="Times New Roman" w:cs="Times New Roman"/>
        </w:rPr>
        <w:t xml:space="preserve">problem. </w:t>
      </w:r>
      <w:r w:rsidRPr="7C1426FE" w:rsidR="199A2543">
        <w:rPr>
          <w:rFonts w:ascii="Times New Roman" w:hAnsi="Times New Roman" w:eastAsia="Times New Roman" w:cs="Times New Roman"/>
        </w:rPr>
        <w:t>The Hargreaves test designed in 1987</w:t>
      </w:r>
      <w:r w:rsidRPr="7C1426FE" w:rsidR="11C49CD0">
        <w:rPr>
          <w:rFonts w:ascii="Times New Roman" w:hAnsi="Times New Roman" w:eastAsia="Times New Roman" w:cs="Times New Roman"/>
        </w:rPr>
        <w:t xml:space="preserve"> aimed to improve </w:t>
      </w:r>
      <w:r w:rsidRPr="7C1426FE" w:rsidR="088BF10B">
        <w:rPr>
          <w:rFonts w:ascii="Times New Roman" w:hAnsi="Times New Roman" w:eastAsia="Times New Roman" w:cs="Times New Roman"/>
        </w:rPr>
        <w:t>this test by</w:t>
      </w:r>
      <w:r w:rsidRPr="7C1426FE" w:rsidR="40C7720A">
        <w:rPr>
          <w:rFonts w:ascii="Times New Roman" w:hAnsi="Times New Roman" w:eastAsia="Times New Roman" w:cs="Times New Roman"/>
        </w:rPr>
        <w:t xml:space="preserve"> using</w:t>
      </w:r>
      <w:r w:rsidRPr="7C1426FE" w:rsidR="2BF580A7">
        <w:rPr>
          <w:rFonts w:ascii="Times New Roman" w:hAnsi="Times New Roman" w:eastAsia="Times New Roman" w:cs="Times New Roman"/>
        </w:rPr>
        <w:t xml:space="preserve"> </w:t>
      </w:r>
      <w:r w:rsidRPr="7C1426FE" w:rsidR="40C7720A">
        <w:rPr>
          <w:rFonts w:ascii="Times New Roman" w:hAnsi="Times New Roman" w:eastAsia="Times New Roman" w:cs="Times New Roman"/>
        </w:rPr>
        <w:t>radiant heat on an unrestrained animal and</w:t>
      </w:r>
      <w:r w:rsidRPr="7C1426FE" w:rsidR="44384A62">
        <w:rPr>
          <w:rFonts w:ascii="Times New Roman" w:hAnsi="Times New Roman" w:eastAsia="Times New Roman" w:cs="Times New Roman"/>
        </w:rPr>
        <w:t xml:space="preserve"> synchronously</w:t>
      </w:r>
      <w:r w:rsidRPr="7C1426FE" w:rsidR="40C7720A">
        <w:rPr>
          <w:rFonts w:ascii="Times New Roman" w:hAnsi="Times New Roman" w:eastAsia="Times New Roman" w:cs="Times New Roman"/>
        </w:rPr>
        <w:t xml:space="preserve"> </w:t>
      </w:r>
      <w:r w:rsidRPr="7C1426FE" w:rsidR="66E52AFC">
        <w:rPr>
          <w:rFonts w:ascii="Times New Roman" w:hAnsi="Times New Roman" w:eastAsia="Times New Roman" w:cs="Times New Roman"/>
        </w:rPr>
        <w:t>utilizing an</w:t>
      </w:r>
      <w:r w:rsidRPr="7C1426FE" w:rsidR="40C7720A">
        <w:rPr>
          <w:rFonts w:ascii="Times New Roman" w:hAnsi="Times New Roman" w:eastAsia="Times New Roman" w:cs="Times New Roman"/>
        </w:rPr>
        <w:t xml:space="preserve"> automated system to </w:t>
      </w:r>
      <w:r w:rsidRPr="7C1426FE" w:rsidR="2D7432ED">
        <w:rPr>
          <w:rFonts w:ascii="Times New Roman" w:hAnsi="Times New Roman" w:eastAsia="Times New Roman" w:cs="Times New Roman"/>
        </w:rPr>
        <w:t xml:space="preserve">determine the nociceptive </w:t>
      </w:r>
      <w:r w:rsidRPr="7C1426FE" w:rsidR="2F87071E">
        <w:rPr>
          <w:rFonts w:ascii="Times New Roman" w:hAnsi="Times New Roman" w:eastAsia="Times New Roman" w:cs="Times New Roman"/>
        </w:rPr>
        <w:t>range</w:t>
      </w:r>
      <w:r w:rsidRPr="7C1426FE" w:rsidR="21EBC27E">
        <w:rPr>
          <w:rFonts w:ascii="Times New Roman" w:hAnsi="Times New Roman" w:eastAsia="Times New Roman" w:cs="Times New Roman"/>
        </w:rPr>
        <w:t xml:space="preserve"> (Hargreaves, (1987), p.1)</w:t>
      </w:r>
      <w:r w:rsidRPr="7C1426FE" w:rsidR="2F87071E">
        <w:rPr>
          <w:rFonts w:ascii="Times New Roman" w:hAnsi="Times New Roman" w:eastAsia="Times New Roman" w:cs="Times New Roman"/>
        </w:rPr>
        <w:t>.</w:t>
      </w:r>
      <w:r w:rsidRPr="7C1426FE" w:rsidR="24E41A05">
        <w:rPr>
          <w:rFonts w:ascii="Times New Roman" w:hAnsi="Times New Roman" w:eastAsia="Times New Roman" w:cs="Times New Roman"/>
        </w:rPr>
        <w:t xml:space="preserve"> </w:t>
      </w:r>
    </w:p>
    <w:p w:rsidR="4BD05116" w:rsidP="4BD05116" w:rsidRDefault="4BD05116" w14:paraId="0175F196" w14:textId="2EDA3A27">
      <w:pPr>
        <w:rPr>
          <w:rFonts w:eastAsia="Yu Mincho"/>
        </w:rPr>
      </w:pPr>
    </w:p>
    <w:p w:rsidR="3AC4FA3F" w:rsidP="3AC4FA3F" w:rsidRDefault="30143F0B" w14:paraId="68BB7273" w14:textId="76AD2884">
      <w:pPr>
        <w:rPr>
          <w:rFonts w:eastAsia="Yu Mincho"/>
        </w:rPr>
      </w:pPr>
      <w:r w:rsidRPr="7C1426FE" w:rsidR="15798AE9">
        <w:rPr>
          <w:rFonts w:eastAsia="Yu Mincho"/>
        </w:rPr>
        <w:t>D</w:t>
      </w:r>
      <w:r w:rsidRPr="7C1426FE" w:rsidR="4AD9E4A7">
        <w:rPr>
          <w:rFonts w:eastAsia="Yu Mincho"/>
        </w:rPr>
        <w:t xml:space="preserve">ifferent tests that occurred to test </w:t>
      </w:r>
      <w:r w:rsidRPr="7C1426FE" w:rsidR="20EFC069">
        <w:rPr>
          <w:rFonts w:eastAsia="Yu Mincho"/>
        </w:rPr>
        <w:t>t</w:t>
      </w:r>
      <w:r w:rsidRPr="7C1426FE" w:rsidR="688BDB7C">
        <w:rPr>
          <w:rFonts w:eastAsia="Yu Mincho"/>
        </w:rPr>
        <w:t>he Hargreaves</w:t>
      </w:r>
      <w:r w:rsidRPr="7C1426FE" w:rsidR="4AD9E4A7">
        <w:rPr>
          <w:rFonts w:eastAsia="Yu Mincho"/>
        </w:rPr>
        <w:t xml:space="preserve"> hypothesis </w:t>
      </w:r>
      <w:r w:rsidRPr="7C1426FE" w:rsidR="5DA1CE41">
        <w:rPr>
          <w:rFonts w:eastAsia="Yu Mincho"/>
        </w:rPr>
        <w:t>were</w:t>
      </w:r>
      <w:r w:rsidRPr="7C1426FE" w:rsidR="4AD9E4A7">
        <w:rPr>
          <w:rFonts w:eastAsia="Yu Mincho"/>
        </w:rPr>
        <w:t xml:space="preserve"> to put rats into a room where </w:t>
      </w:r>
      <w:r w:rsidRPr="7C1426FE" w:rsidR="40B13490">
        <w:rPr>
          <w:rFonts w:eastAsia="Yu Mincho"/>
        </w:rPr>
        <w:t xml:space="preserve">they can become </w:t>
      </w:r>
      <w:r w:rsidRPr="7C1426FE" w:rsidR="40B13490">
        <w:rPr>
          <w:rFonts w:eastAsia="Yu Mincho"/>
        </w:rPr>
        <w:t>acclimated</w:t>
      </w:r>
      <w:r w:rsidRPr="7C1426FE" w:rsidR="40B13490">
        <w:rPr>
          <w:rFonts w:eastAsia="Yu Mincho"/>
        </w:rPr>
        <w:t xml:space="preserve"> to the environment</w:t>
      </w:r>
      <w:r w:rsidRPr="7C1426FE" w:rsidR="115D4ED7">
        <w:rPr>
          <w:rFonts w:eastAsia="Yu Mincho"/>
        </w:rPr>
        <w:t>.</w:t>
      </w:r>
      <w:r w:rsidRPr="7C1426FE" w:rsidR="115D4ED7">
        <w:rPr>
          <w:rFonts w:eastAsia="Yu Mincho"/>
        </w:rPr>
        <w:t xml:space="preserve"> </w:t>
      </w:r>
      <w:r w:rsidRPr="7C1426FE" w:rsidR="6BA7F106">
        <w:rPr>
          <w:rFonts w:eastAsia="Yu Mincho"/>
        </w:rPr>
        <w:t>D</w:t>
      </w:r>
      <w:r w:rsidRPr="7C1426FE" w:rsidR="107F95FA">
        <w:rPr>
          <w:rFonts w:eastAsia="Yu Mincho"/>
        </w:rPr>
        <w:t xml:space="preserve">ue </w:t>
      </w:r>
      <w:r w:rsidRPr="7C1426FE" w:rsidR="6BA7F106">
        <w:rPr>
          <w:rFonts w:eastAsia="Yu Mincho"/>
        </w:rPr>
        <w:t xml:space="preserve">to the Ethical guide of animal cruelty, the rats </w:t>
      </w:r>
      <w:r w:rsidRPr="7C1426FE" w:rsidR="4D418EFA">
        <w:rPr>
          <w:rFonts w:eastAsia="Yu Mincho"/>
        </w:rPr>
        <w:t>are</w:t>
      </w:r>
      <w:r w:rsidRPr="7C1426FE" w:rsidR="6BA7F106">
        <w:rPr>
          <w:rFonts w:eastAsia="Yu Mincho"/>
        </w:rPr>
        <w:t xml:space="preserve"> </w:t>
      </w:r>
      <w:r w:rsidRPr="7C1426FE" w:rsidR="57619790">
        <w:rPr>
          <w:rFonts w:eastAsia="Yu Mincho"/>
        </w:rPr>
        <w:t>to</w:t>
      </w:r>
      <w:r w:rsidRPr="7C1426FE" w:rsidR="6BA7F106">
        <w:rPr>
          <w:rFonts w:eastAsia="Yu Mincho"/>
        </w:rPr>
        <w:t xml:space="preserve"> be tested </w:t>
      </w:r>
      <w:r w:rsidRPr="7C1426FE" w:rsidR="1E9B6D24">
        <w:rPr>
          <w:rFonts w:eastAsia="Yu Mincho"/>
        </w:rPr>
        <w:t>on</w:t>
      </w:r>
      <w:r w:rsidRPr="7C1426FE" w:rsidR="67D7E573">
        <w:rPr>
          <w:rFonts w:eastAsia="Yu Mincho"/>
        </w:rPr>
        <w:t>ce</w:t>
      </w:r>
      <w:r w:rsidRPr="7C1426FE" w:rsidR="1E9B6D24">
        <w:rPr>
          <w:rFonts w:eastAsia="Yu Mincho"/>
        </w:rPr>
        <w:t xml:space="preserve"> only on every time point. 8 rats were held onto the floor </w:t>
      </w:r>
      <w:r w:rsidRPr="7C1426FE" w:rsidR="64028F11">
        <w:rPr>
          <w:rFonts w:eastAsia="Yu Mincho"/>
        </w:rPr>
        <w:t>to</w:t>
      </w:r>
      <w:r w:rsidRPr="7C1426FE" w:rsidR="1E9B6D24">
        <w:rPr>
          <w:rFonts w:eastAsia="Yu Mincho"/>
        </w:rPr>
        <w:t xml:space="preserve"> exp</w:t>
      </w:r>
      <w:r w:rsidRPr="7C1426FE" w:rsidR="67F79408">
        <w:rPr>
          <w:rFonts w:eastAsia="Yu Mincho"/>
        </w:rPr>
        <w:t>ose the rats to the radiant heat that was applied to the glass. One paw would receive “a subcutaneous injection of 1.0 mg</w:t>
      </w:r>
      <w:r w:rsidRPr="7C1426FE" w:rsidR="3C7F3009">
        <w:rPr>
          <w:rFonts w:eastAsia="Yu Mincho"/>
        </w:rPr>
        <w:t xml:space="preserve"> CARRA in 0.1 ml saline, and the other paw was injected with the same volume of 0.9% saline (SAL).” </w:t>
      </w:r>
      <w:commentRangeStart w:id="9"/>
      <w:r w:rsidRPr="7C1426FE" w:rsidR="19C1C659">
        <w:rPr>
          <w:rFonts w:eastAsia="Yu Mincho"/>
        </w:rPr>
        <w:t>Two</w:t>
      </w:r>
      <w:commentRangeEnd w:id="9"/>
      <w:r>
        <w:rPr>
          <w:rStyle w:val="CommentReference"/>
        </w:rPr>
        <w:commentReference w:id="9"/>
      </w:r>
      <w:r w:rsidRPr="7C1426FE" w:rsidR="19C1C659">
        <w:rPr>
          <w:rFonts w:eastAsia="Yu Mincho"/>
        </w:rPr>
        <w:t xml:space="preserve"> hours</w:t>
      </w:r>
      <w:r w:rsidRPr="7C1426FE" w:rsidR="7556621D">
        <w:rPr>
          <w:rFonts w:eastAsia="Yu Mincho"/>
        </w:rPr>
        <w:t xml:space="preserve"> passed after the injection the rats were tested. A microprocessor was able to reco</w:t>
      </w:r>
      <w:r w:rsidRPr="7C1426FE" w:rsidR="7FA489B1">
        <w:rPr>
          <w:rFonts w:eastAsia="Yu Mincho"/>
        </w:rPr>
        <w:t>rd the precise time and temperature of the test after it was done</w:t>
      </w:r>
      <w:r w:rsidRPr="7C1426FE" w:rsidR="11D27122">
        <w:rPr>
          <w:rFonts w:eastAsia="Yu Mincho"/>
        </w:rPr>
        <w:t>.</w:t>
      </w:r>
      <w:r w:rsidRPr="7C1426FE" w:rsidR="7FA489B1">
        <w:rPr>
          <w:rFonts w:eastAsia="Yu Mincho"/>
        </w:rPr>
        <w:t xml:space="preserve"> </w:t>
      </w:r>
      <w:r w:rsidRPr="7C1426FE" w:rsidR="554C1227">
        <w:rPr>
          <w:rFonts w:eastAsia="Yu Mincho"/>
        </w:rPr>
        <w:t>“</w:t>
      </w:r>
      <w:r w:rsidRPr="7C1426FE" w:rsidR="7FA489B1">
        <w:rPr>
          <w:rFonts w:eastAsia="Yu Mincho"/>
        </w:rPr>
        <w:t xml:space="preserve">The radiant heat was </w:t>
      </w:r>
      <w:r w:rsidRPr="7C1426FE" w:rsidR="5503BA23">
        <w:rPr>
          <w:rFonts w:eastAsia="Yu Mincho"/>
        </w:rPr>
        <w:t>a high intensity projector lamp bulb located 40 mm below the glass</w:t>
      </w:r>
      <w:r w:rsidRPr="7C1426FE" w:rsidR="5094C066">
        <w:rPr>
          <w:rFonts w:eastAsia="Yu Mincho"/>
        </w:rPr>
        <w:t xml:space="preserve"> floor and projecting through a 5 mm x 10 mm aperture in the top of a movable case. A photoelectric cell aimed at the aperture detected light reflected from the paw and turned off the lamp and the electronic clock when paw movement interrupted the reflec</w:t>
      </w:r>
      <w:r w:rsidRPr="7C1426FE" w:rsidR="38DEAB1D">
        <w:rPr>
          <w:rFonts w:eastAsia="Yu Mincho"/>
        </w:rPr>
        <w:t>ted light.”</w:t>
      </w:r>
      <w:r w:rsidRPr="7C1426FE" w:rsidR="5AF0318F">
        <w:rPr>
          <w:rFonts w:eastAsia="Yu Mincho"/>
        </w:rPr>
        <w:t xml:space="preserve"> B</w:t>
      </w:r>
      <w:r w:rsidRPr="7C1426FE" w:rsidR="38DEAB1D">
        <w:rPr>
          <w:rFonts w:eastAsia="Yu Mincho"/>
        </w:rPr>
        <w:t xml:space="preserve">y using a </w:t>
      </w:r>
      <w:r w:rsidRPr="7C1426FE" w:rsidR="5CFAF5C6">
        <w:rPr>
          <w:rFonts w:eastAsia="Yu Mincho"/>
        </w:rPr>
        <w:t>laser,</w:t>
      </w:r>
      <w:r w:rsidRPr="7C1426FE" w:rsidR="38DEAB1D">
        <w:rPr>
          <w:rFonts w:eastAsia="Yu Mincho"/>
        </w:rPr>
        <w:t xml:space="preserve"> it was able to determine when the rat would move once it broke the continuous stream of light</w:t>
      </w:r>
      <w:r w:rsidRPr="7C1426FE" w:rsidR="2EB72994">
        <w:rPr>
          <w:rFonts w:eastAsia="Yu Mincho"/>
        </w:rPr>
        <w:t xml:space="preserve"> (Hargreaves, </w:t>
      </w:r>
      <w:r w:rsidRPr="7C1426FE" w:rsidR="6EDF91FB">
        <w:rPr>
          <w:rFonts w:eastAsia="Yu Mincho"/>
        </w:rPr>
        <w:t>(1987), p. 2-3)</w:t>
      </w:r>
      <w:r w:rsidRPr="7C1426FE" w:rsidR="38DEAB1D">
        <w:rPr>
          <w:rFonts w:eastAsia="Yu Mincho"/>
        </w:rPr>
        <w:t>.</w:t>
      </w:r>
      <w:r w:rsidRPr="7C1426FE" w:rsidR="78AB6492">
        <w:rPr>
          <w:rFonts w:eastAsia="Yu Mincho"/>
        </w:rPr>
        <w:t xml:space="preserve"> </w:t>
      </w:r>
    </w:p>
    <w:p w:rsidR="4BD05116" w:rsidP="7F1FB201" w:rsidRDefault="4BD05116" w14:paraId="66012B4B" w14:textId="59198D00">
      <w:pPr>
        <w:rPr>
          <w:rFonts w:eastAsia="Yu Mincho"/>
        </w:rPr>
      </w:pPr>
    </w:p>
    <w:p w:rsidR="4BD05116" w:rsidP="7F1FB201" w:rsidRDefault="4BD05116" w14:paraId="395BCF07" w14:textId="14C98F0C">
      <w:pPr>
        <w:rPr>
          <w:rFonts w:eastAsia="Yu Mincho"/>
        </w:rPr>
      </w:pPr>
    </w:p>
    <w:p w:rsidR="53492524" w:rsidP="6A0C35BE" w:rsidRDefault="39A70414" w14:paraId="5C8500E1" w14:textId="6B40843F">
      <w:pPr>
        <w:jc w:val="center"/>
      </w:pPr>
      <w:r>
        <w:rPr>
          <w:noProof/>
        </w:rPr>
        <w:drawing>
          <wp:inline distT="0" distB="0" distL="0" distR="0" wp14:anchorId="10113898" wp14:editId="5D35E841">
            <wp:extent cx="4324350" cy="4572000"/>
            <wp:effectExtent l="0" t="0" r="0" b="0"/>
            <wp:docPr id="1253481301" name="Picture 125348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481301"/>
                    <pic:cNvPicPr/>
                  </pic:nvPicPr>
                  <pic:blipFill>
                    <a:blip r:embed="rId15">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rsidR="769563AE" w:rsidP="769563AE" w:rsidRDefault="769563AE" w14:paraId="71584AAF" w14:textId="6B2BD493">
      <w:pPr>
        <w:rPr>
          <w:rFonts w:eastAsia="Yu Mincho"/>
          <w:b/>
          <w:bCs/>
          <w:color w:val="C00000"/>
        </w:rPr>
      </w:pPr>
    </w:p>
    <w:p w:rsidR="505712C9" w:rsidP="20DA04E3" w:rsidRDefault="0011614F" w14:paraId="7004A9A5" w14:textId="4DAB0EC6">
      <w:pPr>
        <w:spacing w:line="257" w:lineRule="auto"/>
        <w:rPr>
          <w:rFonts w:eastAsia="Times New Roman"/>
        </w:rPr>
      </w:pPr>
      <w:r>
        <w:rPr>
          <w:rFonts w:eastAsia="Times New Roman"/>
        </w:rPr>
        <w:t xml:space="preserve">Since the initial 1987 </w:t>
      </w:r>
      <w:r w:rsidR="00456206">
        <w:rPr>
          <w:rFonts w:eastAsia="Times New Roman"/>
        </w:rPr>
        <w:t xml:space="preserve">Hargreaves </w:t>
      </w:r>
      <w:r w:rsidRPr="57DD8464" w:rsidR="02613B0E">
        <w:rPr>
          <w:rFonts w:eastAsia="Times New Roman"/>
        </w:rPr>
        <w:t>study</w:t>
      </w:r>
      <w:r>
        <w:rPr>
          <w:rFonts w:eastAsia="Times New Roman"/>
        </w:rPr>
        <w:t xml:space="preserve">, the test has continued to be performed in </w:t>
      </w:r>
      <w:proofErr w:type="gramStart"/>
      <w:r w:rsidR="009B6D78">
        <w:rPr>
          <w:rFonts w:eastAsia="Times New Roman"/>
        </w:rPr>
        <w:t>a number of</w:t>
      </w:r>
      <w:proofErr w:type="gramEnd"/>
      <w:r w:rsidR="009B6D78">
        <w:rPr>
          <w:rFonts w:eastAsia="Times New Roman"/>
        </w:rPr>
        <w:t xml:space="preserve"> studies. The test</w:t>
      </w:r>
      <w:r w:rsidRPr="6A0C35BE" w:rsidR="4CB878AC">
        <w:rPr>
          <w:rFonts w:eastAsia="Times New Roman"/>
        </w:rPr>
        <w:t xml:space="preserve"> is</w:t>
      </w:r>
      <w:r w:rsidRPr="6A0C35BE" w:rsidR="65F86895">
        <w:rPr>
          <w:rFonts w:eastAsia="Times New Roman"/>
        </w:rPr>
        <w:t xml:space="preserve"> </w:t>
      </w:r>
      <w:r w:rsidRPr="6A0C35BE" w:rsidR="4CB878AC">
        <w:rPr>
          <w:rFonts w:eastAsia="Times New Roman"/>
        </w:rPr>
        <w:t>typically done on rodents to test their thermal pain sensation. Via rodents</w:t>
      </w:r>
      <w:r w:rsidRPr="6A0C35BE" w:rsidR="582587E4">
        <w:rPr>
          <w:rFonts w:eastAsia="Times New Roman"/>
        </w:rPr>
        <w:t>,</w:t>
      </w:r>
      <w:r w:rsidRPr="6A0C35BE" w:rsidR="4CB878AC">
        <w:rPr>
          <w:rFonts w:eastAsia="Times New Roman"/>
        </w:rPr>
        <w:t xml:space="preserve"> the test analyzes the effectiveness of their somatosensory system, specifically focused on sensory stimuli. Pain, touch, pressure, and vibration are </w:t>
      </w:r>
      <w:r w:rsidRPr="6A0C35BE" w:rsidR="0BA29D07">
        <w:rPr>
          <w:rFonts w:eastAsia="Times New Roman"/>
        </w:rPr>
        <w:t>crucial factors</w:t>
      </w:r>
      <w:r w:rsidRPr="6A0C35BE" w:rsidR="4CB878AC">
        <w:rPr>
          <w:rFonts w:eastAsia="Times New Roman"/>
        </w:rPr>
        <w:t xml:space="preserve"> that are studied to gather valuable information towards repairing this system if it falls victim to injury</w:t>
      </w:r>
      <w:commentRangeStart w:id="10"/>
      <w:r w:rsidRPr="6A0C35BE" w:rsidR="4CB878AC">
        <w:rPr>
          <w:rFonts w:eastAsia="Times New Roman"/>
        </w:rPr>
        <w:t>.</w:t>
      </w:r>
      <w:commentRangeEnd w:id="10"/>
      <w:r>
        <w:commentReference w:id="10"/>
      </w:r>
      <w:r w:rsidRPr="6A0C35BE" w:rsidR="4CB878AC">
        <w:rPr>
          <w:rFonts w:eastAsia="Times New Roman"/>
        </w:rPr>
        <w:t xml:space="preserve"> Plenty of these tests are ran on rodents to make discoveries in relation to patients who suffer from neural injury, the goal is to observe whether there is an actual defect and if so, find suitable treatments towards neural regeneration</w:t>
      </w:r>
      <w:r w:rsidRPr="6A0C35BE" w:rsidR="571A29BC">
        <w:rPr>
          <w:rFonts w:eastAsia="Times New Roman"/>
        </w:rPr>
        <w:t xml:space="preserve"> </w:t>
      </w:r>
      <w:r w:rsidRPr="6A0C35BE" w:rsidR="4CB878AC">
        <w:rPr>
          <w:rFonts w:eastAsia="Times New Roman"/>
        </w:rPr>
        <w:t>(</w:t>
      </w:r>
      <w:r w:rsidRPr="6A0C35BE" w:rsidR="10B516DC">
        <w:rPr>
          <w:rFonts w:eastAsia="Times New Roman"/>
        </w:rPr>
        <w:t>Cheah et al</w:t>
      </w:r>
      <w:r w:rsidRPr="6A0C35BE" w:rsidR="27395E1E">
        <w:rPr>
          <w:rFonts w:eastAsia="Times New Roman"/>
        </w:rPr>
        <w:t xml:space="preserve">, (2017) </w:t>
      </w:r>
      <w:r w:rsidRPr="6A0C35BE" w:rsidR="4CB878AC">
        <w:rPr>
          <w:rFonts w:eastAsia="Times New Roman"/>
        </w:rPr>
        <w:t xml:space="preserve">pg.1). </w:t>
      </w:r>
    </w:p>
    <w:p w:rsidR="505712C9" w:rsidP="20DA04E3" w:rsidRDefault="505712C9" w14:paraId="36E2A658" w14:textId="24574FDB">
      <w:pPr>
        <w:spacing w:line="257" w:lineRule="auto"/>
        <w:rPr>
          <w:rFonts w:eastAsia="Times New Roman"/>
        </w:rPr>
      </w:pPr>
    </w:p>
    <w:p w:rsidR="505712C9" w:rsidP="20DA04E3" w:rsidRDefault="1B8F58DC" w14:paraId="7D340231" w14:textId="160C5F71">
      <w:pPr>
        <w:spacing w:line="257" w:lineRule="auto"/>
        <w:rPr>
          <w:rFonts w:eastAsia="Times New Roman"/>
        </w:rPr>
      </w:pPr>
      <w:r w:rsidRPr="6A5DE83C">
        <w:rPr>
          <w:rFonts w:eastAsia="Times New Roman"/>
        </w:rPr>
        <w:t>O</w:t>
      </w:r>
      <w:r w:rsidRPr="6A5DE83C" w:rsidR="69F4CF6E">
        <w:rPr>
          <w:rFonts w:eastAsia="Times New Roman"/>
        </w:rPr>
        <w:t>ne</w:t>
      </w:r>
      <w:r w:rsidRPr="6A0C35BE" w:rsidR="6C9CD906">
        <w:rPr>
          <w:rFonts w:eastAsia="Times New Roman"/>
        </w:rPr>
        <w:t xml:space="preserve"> performance of</w:t>
      </w:r>
      <w:r w:rsidRPr="6A0C35BE" w:rsidR="4CB878AC">
        <w:rPr>
          <w:rFonts w:eastAsia="Times New Roman"/>
        </w:rPr>
        <w:t xml:space="preserve"> this test has previously been done by a Europe PMC Funders Group in 2017 (</w:t>
      </w:r>
      <w:r w:rsidRPr="6A0C35BE" w:rsidR="33B348C6">
        <w:rPr>
          <w:rFonts w:eastAsia="Times New Roman"/>
        </w:rPr>
        <w:t xml:space="preserve">Cheah et al, (2017) </w:t>
      </w:r>
      <w:r w:rsidRPr="6A0C35BE" w:rsidR="4CB878AC">
        <w:rPr>
          <w:rFonts w:eastAsia="Times New Roman"/>
        </w:rPr>
        <w:t>pg.2). This group’s test consisted of both mice and rats; with specific strains of the rodents recommended for the most effective results in data collection (</w:t>
      </w:r>
      <w:r w:rsidRPr="6A0C35BE" w:rsidR="6467D255">
        <w:rPr>
          <w:rFonts w:eastAsia="Times New Roman"/>
        </w:rPr>
        <w:t>i.e.,</w:t>
      </w:r>
      <w:r w:rsidRPr="6A0C35BE" w:rsidR="4CB878AC">
        <w:rPr>
          <w:rFonts w:eastAsia="Times New Roman"/>
        </w:rPr>
        <w:t xml:space="preserve"> one kind being more active than another which can affect the accuracy of the test). The setup consisted of a frame glass panel (glass table), a glass animal enclosure, an emitter/detector vessel, and a controller.</w:t>
      </w:r>
    </w:p>
    <w:p w:rsidR="505712C9" w:rsidP="20DA04E3" w:rsidRDefault="505712C9" w14:paraId="492C67AF" w14:textId="306E22BA">
      <w:pPr>
        <w:spacing w:line="257" w:lineRule="auto"/>
        <w:rPr>
          <w:rFonts w:eastAsia="Times New Roman"/>
        </w:rPr>
      </w:pPr>
    </w:p>
    <w:p w:rsidR="505712C9" w:rsidP="20DA04E3" w:rsidRDefault="4CB878AC" w14:paraId="140F88AD" w14:textId="50BCC2FB">
      <w:pPr>
        <w:spacing w:line="257" w:lineRule="auto"/>
        <w:rPr>
          <w:rFonts w:eastAsia="Times New Roman"/>
        </w:rPr>
      </w:pPr>
      <w:r w:rsidRPr="6A0C35BE">
        <w:rPr>
          <w:rFonts w:eastAsia="Times New Roman"/>
        </w:rPr>
        <w:t xml:space="preserve">It was important that they </w:t>
      </w:r>
      <w:r w:rsidRPr="6A0C35BE" w:rsidR="6C02EE9F">
        <w:rPr>
          <w:rFonts w:eastAsia="Times New Roman"/>
        </w:rPr>
        <w:t>inhabit</w:t>
      </w:r>
      <w:r w:rsidRPr="6A0C35BE">
        <w:rPr>
          <w:rFonts w:eastAsia="Times New Roman"/>
        </w:rPr>
        <w:t xml:space="preserve"> the rodents into the testing chamber/ enclosure to ensure that they would remain calm and still during the test. They di</w:t>
      </w:r>
      <w:r w:rsidRPr="6A0C35BE" w:rsidR="32C36BEC">
        <w:rPr>
          <w:rFonts w:eastAsia="Times New Roman"/>
        </w:rPr>
        <w:t>d</w:t>
      </w:r>
      <w:r w:rsidRPr="6A0C35BE">
        <w:rPr>
          <w:rFonts w:eastAsia="Times New Roman"/>
        </w:rPr>
        <w:t xml:space="preserve"> this for two days for 30-60mins, allowing them to find comfort in the environment; they were also fed and taken care of in the process. The enclosure was constantly disinfected after each use to eliminate outlying factors during data collection. Therefore, when the test was administered, after giving the animals 15-20 minutes to settle in the enclosure, the emitter/detector was positioned directly under the center of their paws (one rat at a time, whichever paw being tested), and when fully set up, the “start” button on the controller was pushed. Pressing “start” turned on the infrared light and automatically started the timer. The test ended when the rodent reacted and removed its paw from the glass enclosure which then got detected by the vessel, the vessel detection turned off the infrared light and stopped the timer. The test is suggested to be repeated for at least three trials to observe the average reaction time, however the max recommended; if time allows, is five trials to eliminate the highest and lowest reaction time and collect a more accurate average. It was noted to beware of actual paw removal due to the heat of the infrared light (involuntarily by the animal), so they paid close attention to the animal as it was tested and saw whether it checked its paw or licked it following the reaction, otherwise the trial was thrown out to avoid voluntary movement and the possibility of faulty data. Their test was restricted to 20 second</w:t>
      </w:r>
      <w:r w:rsidR="006369B6">
        <w:rPr>
          <w:rFonts w:eastAsia="Times New Roman"/>
        </w:rPr>
        <w:t>s</w:t>
      </w:r>
      <w:r w:rsidRPr="6A0C35BE">
        <w:rPr>
          <w:rFonts w:eastAsia="Times New Roman"/>
        </w:rPr>
        <w:t xml:space="preserve"> max testing time if the animal </w:t>
      </w:r>
      <w:r w:rsidRPr="6A0C35BE" w:rsidR="51962C4C">
        <w:rPr>
          <w:rFonts w:eastAsia="Times New Roman"/>
        </w:rPr>
        <w:t>did not</w:t>
      </w:r>
      <w:r w:rsidRPr="6A0C35BE">
        <w:rPr>
          <w:rFonts w:eastAsia="Times New Roman"/>
        </w:rPr>
        <w:t xml:space="preserve"> react before then. This was protocol for burn injury prevention. There was also </w:t>
      </w:r>
      <w:r w:rsidR="006369B6">
        <w:rPr>
          <w:rFonts w:eastAsia="Times New Roman"/>
        </w:rPr>
        <w:t>a</w:t>
      </w:r>
      <w:r w:rsidRPr="6A0C35BE">
        <w:rPr>
          <w:rFonts w:eastAsia="Times New Roman"/>
        </w:rPr>
        <w:t xml:space="preserve"> requirement of allowing at least five-minute intervals in between testing the same animal. The test ran by this group was straight-forward and allowed them to collect acceptable data amongst a variety of rodents</w:t>
      </w:r>
      <w:r w:rsidRPr="6A0C35BE" w:rsidR="7C28A2EA">
        <w:rPr>
          <w:rFonts w:eastAsia="Times New Roman"/>
        </w:rPr>
        <w:t xml:space="preserve"> (</w:t>
      </w:r>
      <w:r w:rsidRPr="6A0C35BE" w:rsidR="6D253F58">
        <w:rPr>
          <w:rFonts w:eastAsia="Times New Roman"/>
        </w:rPr>
        <w:t>Cheah et al, (2017</w:t>
      </w:r>
      <w:r w:rsidRPr="6A0C35BE" w:rsidR="7C28A2EA">
        <w:rPr>
          <w:rFonts w:eastAsia="Times New Roman"/>
        </w:rPr>
        <w:t>)</w:t>
      </w:r>
      <w:r w:rsidRPr="6A0C35BE" w:rsidR="78FA1BA4">
        <w:rPr>
          <w:rFonts w:eastAsia="Times New Roman"/>
        </w:rPr>
        <w:t xml:space="preserve"> pg.3-5)</w:t>
      </w:r>
      <w:r w:rsidRPr="6A0C35BE" w:rsidR="78FA1BA4">
        <w:rPr>
          <w:rFonts w:eastAsia="Times New Roman"/>
          <w:b/>
          <w:bCs/>
        </w:rPr>
        <w:t>.</w:t>
      </w:r>
    </w:p>
    <w:p w:rsidR="6A0C35BE" w:rsidP="6A0C35BE" w:rsidRDefault="6A0C35BE" w14:paraId="1C72E18F" w14:textId="1218B277">
      <w:pPr>
        <w:spacing w:line="257" w:lineRule="auto"/>
        <w:jc w:val="center"/>
      </w:pPr>
    </w:p>
    <w:p w:rsidR="006C1F8B" w:rsidP="006C1F8B" w:rsidRDefault="0E7D4887" w14:paraId="271F42F3" w14:textId="77777777">
      <w:pPr>
        <w:keepNext/>
        <w:spacing w:line="257" w:lineRule="auto"/>
        <w:jc w:val="center"/>
      </w:pPr>
      <w:r>
        <w:rPr>
          <w:noProof/>
        </w:rPr>
        <w:drawing>
          <wp:inline distT="0" distB="0" distL="0" distR="0" wp14:anchorId="216024F5" wp14:editId="723DA5DE">
            <wp:extent cx="4572000" cy="2590800"/>
            <wp:effectExtent l="0" t="0" r="0" b="0"/>
            <wp:docPr id="1769217707" name="Picture 176921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rsidRPr="006C1F8B" w:rsidR="505712C9" w:rsidP="006C1F8B" w:rsidRDefault="006C1F8B" w14:paraId="0A69AB18" w14:textId="35086698">
      <w:pPr>
        <w:pStyle w:val="Caption"/>
        <w:jc w:val="center"/>
        <w:rPr>
          <w:rFonts w:eastAsia="Yu Mincho"/>
        </w:rPr>
      </w:pPr>
      <w:r>
        <w:t>Figure 2. Hargreaves Test Apparatus</w:t>
      </w:r>
    </w:p>
    <w:p w:rsidR="2347B54A" w:rsidP="6A0C35BE" w:rsidRDefault="035734F1" w14:paraId="5DC46C5B" w14:textId="75A47154">
      <w:pPr>
        <w:spacing w:line="259" w:lineRule="auto"/>
        <w:rPr>
          <w:rFonts w:eastAsia="Yu Mincho"/>
          <w:color w:val="000000" w:themeColor="text1"/>
        </w:rPr>
      </w:pPr>
      <w:r w:rsidRPr="6A0C35BE">
        <w:rPr>
          <w:rFonts w:eastAsia="Yu Mincho"/>
          <w:color w:val="000000" w:themeColor="text1"/>
        </w:rPr>
        <w:t>It is known how the Hargreaves works on rodents but</w:t>
      </w:r>
      <w:r w:rsidRPr="6A0C35BE" w:rsidR="41B5F115">
        <w:rPr>
          <w:rFonts w:eastAsia="Yu Mincho"/>
          <w:color w:val="000000" w:themeColor="text1"/>
        </w:rPr>
        <w:t xml:space="preserve"> </w:t>
      </w:r>
      <w:r w:rsidRPr="6A0C35BE">
        <w:rPr>
          <w:rFonts w:eastAsia="Yu Mincho"/>
          <w:color w:val="000000" w:themeColor="text1"/>
        </w:rPr>
        <w:t>a glimpse on how it works on humans and primates was needed</w:t>
      </w:r>
      <w:r w:rsidRPr="6A0C35BE" w:rsidR="3120C478">
        <w:rPr>
          <w:rFonts w:eastAsia="Yu Mincho"/>
          <w:color w:val="000000" w:themeColor="text1"/>
        </w:rPr>
        <w:t xml:space="preserve"> to see if it can be safely used on humans. </w:t>
      </w:r>
      <w:r w:rsidRPr="6A0C35BE">
        <w:rPr>
          <w:rFonts w:eastAsia="Yu Mincho"/>
          <w:color w:val="000000" w:themeColor="text1"/>
        </w:rPr>
        <w:t>Normally there is quantitative assessment us</w:t>
      </w:r>
      <w:r w:rsidRPr="6A0C35BE" w:rsidR="739B16CC">
        <w:rPr>
          <w:rFonts w:eastAsia="Yu Mincho"/>
          <w:color w:val="000000" w:themeColor="text1"/>
        </w:rPr>
        <w:t xml:space="preserve">ed to test the </w:t>
      </w:r>
      <w:r w:rsidRPr="6A0C35BE" w:rsidR="795FCB25">
        <w:rPr>
          <w:rFonts w:eastAsia="Yu Mincho"/>
          <w:color w:val="000000" w:themeColor="text1"/>
        </w:rPr>
        <w:t>effect</w:t>
      </w:r>
      <w:r w:rsidRPr="6A0C35BE" w:rsidR="739B16CC">
        <w:rPr>
          <w:rFonts w:eastAsia="Yu Mincho"/>
          <w:color w:val="000000" w:themeColor="text1"/>
        </w:rPr>
        <w:t xml:space="preserve"> on non-crossing and crossing sensory </w:t>
      </w:r>
      <w:r w:rsidRPr="6A0C35BE" w:rsidR="006369B6">
        <w:rPr>
          <w:rFonts w:eastAsia="Yu Mincho"/>
          <w:color w:val="000000" w:themeColor="text1"/>
        </w:rPr>
        <w:t>pathways,</w:t>
      </w:r>
      <w:r w:rsidRPr="6A0C35BE" w:rsidR="739B16CC">
        <w:rPr>
          <w:rFonts w:eastAsia="Yu Mincho"/>
          <w:color w:val="000000" w:themeColor="text1"/>
        </w:rPr>
        <w:t xml:space="preserve"> but it does not give a good result. Quantitative assessment is not as good to use because it can often lead to inconsistent results</w:t>
      </w:r>
      <w:r w:rsidRPr="6A0C35BE" w:rsidR="41B71955">
        <w:rPr>
          <w:rFonts w:eastAsia="Yu Mincho"/>
          <w:color w:val="000000" w:themeColor="text1"/>
        </w:rPr>
        <w:t>, even the machines used to get the results have been known to be unreliable</w:t>
      </w:r>
      <w:r w:rsidRPr="6A0C35BE" w:rsidR="1EF3FC4E">
        <w:rPr>
          <w:rFonts w:eastAsia="Yu Mincho"/>
          <w:color w:val="000000" w:themeColor="text1"/>
        </w:rPr>
        <w:t xml:space="preserve"> </w:t>
      </w:r>
      <w:r w:rsidRPr="6A0C35BE" w:rsidR="727A7604">
        <w:rPr>
          <w:rFonts w:eastAsia="Yu Mincho"/>
          <w:color w:val="000000" w:themeColor="text1"/>
        </w:rPr>
        <w:t>(Ma</w:t>
      </w:r>
      <w:r w:rsidRPr="6A0C35BE" w:rsidR="3FA189B5">
        <w:rPr>
          <w:rFonts w:eastAsia="Yu Mincho"/>
          <w:color w:val="000000" w:themeColor="text1"/>
        </w:rPr>
        <w:t xml:space="preserve"> et al, 2015). </w:t>
      </w:r>
      <w:r w:rsidRPr="6A0C35BE" w:rsidR="27654953">
        <w:rPr>
          <w:rFonts w:eastAsia="Yu Mincho"/>
          <w:color w:val="000000" w:themeColor="text1"/>
        </w:rPr>
        <w:t>Finding a way to measure the pain threshold but getting a correct response can be done using</w:t>
      </w:r>
      <w:r w:rsidR="006369B6">
        <w:rPr>
          <w:rFonts w:eastAsia="Yu Mincho"/>
          <w:color w:val="000000" w:themeColor="text1"/>
        </w:rPr>
        <w:t xml:space="preserve"> a modified</w:t>
      </w:r>
      <w:r w:rsidRPr="6A0C35BE" w:rsidR="27654953">
        <w:rPr>
          <w:rFonts w:eastAsia="Yu Mincho"/>
          <w:color w:val="000000" w:themeColor="text1"/>
        </w:rPr>
        <w:t xml:space="preserve"> Hargreaves. </w:t>
      </w:r>
      <w:r w:rsidR="00AC36F5">
        <w:rPr>
          <w:rFonts w:eastAsia="Yu Mincho"/>
          <w:color w:val="000000" w:themeColor="text1"/>
        </w:rPr>
        <w:t>Performing the test</w:t>
      </w:r>
      <w:r w:rsidR="000853A2">
        <w:rPr>
          <w:rFonts w:eastAsia="Yu Mincho"/>
          <w:color w:val="000000" w:themeColor="text1"/>
        </w:rPr>
        <w:t>,</w:t>
      </w:r>
      <w:r w:rsidRPr="6A0C35BE" w:rsidR="64B236DF">
        <w:rPr>
          <w:rFonts w:eastAsia="Yu Mincho"/>
          <w:color w:val="000000" w:themeColor="text1"/>
        </w:rPr>
        <w:t xml:space="preserve"> eight monkeys, primates, fifty-five healthy humans selected, and twelve humans with chronic sensory deficits</w:t>
      </w:r>
      <w:r w:rsidR="00AC36F5">
        <w:rPr>
          <w:rFonts w:eastAsia="Yu Mincho"/>
          <w:color w:val="000000" w:themeColor="text1"/>
        </w:rPr>
        <w:t xml:space="preserve"> were</w:t>
      </w:r>
      <w:r w:rsidRPr="6A0C35BE" w:rsidR="64B236DF">
        <w:rPr>
          <w:rFonts w:eastAsia="Yu Mincho"/>
          <w:color w:val="000000" w:themeColor="text1"/>
        </w:rPr>
        <w:t xml:space="preserve"> chosen. </w:t>
      </w:r>
      <w:r w:rsidR="00AC36F5">
        <w:rPr>
          <w:rFonts w:eastAsia="Yu Mincho"/>
          <w:color w:val="000000" w:themeColor="text1"/>
        </w:rPr>
        <w:t>T</w:t>
      </w:r>
      <w:r w:rsidRPr="6A0C35BE" w:rsidR="16504312">
        <w:rPr>
          <w:rFonts w:eastAsia="Yu Mincho"/>
          <w:color w:val="000000" w:themeColor="text1"/>
        </w:rPr>
        <w:t xml:space="preserve">he </w:t>
      </w:r>
      <w:r w:rsidR="00AC36F5">
        <w:rPr>
          <w:rFonts w:eastAsia="Yu Mincho"/>
          <w:color w:val="000000" w:themeColor="text1"/>
        </w:rPr>
        <w:t xml:space="preserve">test continued to stick to general </w:t>
      </w:r>
      <w:r w:rsidRPr="6A0C35BE" w:rsidR="16504312">
        <w:rPr>
          <w:rFonts w:eastAsia="Yu Mincho"/>
          <w:color w:val="000000" w:themeColor="text1"/>
        </w:rPr>
        <w:t>Hargreaves</w:t>
      </w:r>
      <w:r w:rsidR="00AC36F5">
        <w:rPr>
          <w:rFonts w:eastAsia="Yu Mincho"/>
          <w:color w:val="000000" w:themeColor="text1"/>
        </w:rPr>
        <w:t xml:space="preserve"> procedure by</w:t>
      </w:r>
      <w:r w:rsidRPr="6A0C35BE" w:rsidR="16504312">
        <w:rPr>
          <w:rFonts w:eastAsia="Yu Mincho"/>
          <w:color w:val="000000" w:themeColor="text1"/>
        </w:rPr>
        <w:t xml:space="preserve"> measur</w:t>
      </w:r>
      <w:r w:rsidR="0012343C">
        <w:rPr>
          <w:rFonts w:eastAsia="Yu Mincho"/>
          <w:color w:val="000000" w:themeColor="text1"/>
        </w:rPr>
        <w:t>ing</w:t>
      </w:r>
      <w:r w:rsidRPr="6A0C35BE" w:rsidR="16504312">
        <w:rPr>
          <w:rFonts w:eastAsia="Yu Mincho"/>
          <w:color w:val="000000" w:themeColor="text1"/>
        </w:rPr>
        <w:t xml:space="preserve"> pain threshold through a plantar surface </w:t>
      </w:r>
      <w:r w:rsidR="0012343C">
        <w:rPr>
          <w:rFonts w:eastAsia="Yu Mincho"/>
          <w:color w:val="000000" w:themeColor="text1"/>
        </w:rPr>
        <w:t>from</w:t>
      </w:r>
      <w:r w:rsidRPr="6A0C35BE" w:rsidR="16504312">
        <w:rPr>
          <w:rFonts w:eastAsia="Yu Mincho"/>
          <w:color w:val="000000" w:themeColor="text1"/>
        </w:rPr>
        <w:t xml:space="preserve"> heating up the footpad through a glass platform. </w:t>
      </w:r>
      <w:r w:rsidR="0012343C">
        <w:rPr>
          <w:rFonts w:eastAsia="Yu Mincho"/>
          <w:color w:val="000000" w:themeColor="text1"/>
        </w:rPr>
        <w:t xml:space="preserve">Upon testing the </w:t>
      </w:r>
      <w:r w:rsidRPr="6A0C35BE" w:rsidR="16504312">
        <w:rPr>
          <w:rFonts w:eastAsia="Yu Mincho"/>
          <w:color w:val="000000" w:themeColor="text1"/>
        </w:rPr>
        <w:t>Monkeys</w:t>
      </w:r>
      <w:r w:rsidR="0012343C">
        <w:rPr>
          <w:rFonts w:eastAsia="Yu Mincho"/>
          <w:color w:val="000000" w:themeColor="text1"/>
        </w:rPr>
        <w:t>, they</w:t>
      </w:r>
      <w:r w:rsidRPr="6A0C35BE" w:rsidR="16504312">
        <w:rPr>
          <w:rFonts w:eastAsia="Yu Mincho"/>
          <w:color w:val="000000" w:themeColor="text1"/>
        </w:rPr>
        <w:t xml:space="preserve"> were restrained to a chair with their eyes covered by googles</w:t>
      </w:r>
      <w:r w:rsidR="0012343C">
        <w:rPr>
          <w:rFonts w:eastAsia="Yu Mincho"/>
          <w:color w:val="000000" w:themeColor="text1"/>
        </w:rPr>
        <w:t>.</w:t>
      </w:r>
      <w:r w:rsidRPr="6A0C35BE" w:rsidR="16504312">
        <w:rPr>
          <w:rFonts w:eastAsia="Yu Mincho"/>
          <w:color w:val="000000" w:themeColor="text1"/>
        </w:rPr>
        <w:t xml:space="preserve"> </w:t>
      </w:r>
      <w:r w:rsidR="0012343C">
        <w:rPr>
          <w:rFonts w:eastAsia="Yu Mincho"/>
          <w:color w:val="000000" w:themeColor="text1"/>
        </w:rPr>
        <w:t>T</w:t>
      </w:r>
      <w:r w:rsidRPr="6A0C35BE" w:rsidR="16504312">
        <w:rPr>
          <w:rFonts w:eastAsia="Yu Mincho"/>
          <w:color w:val="000000" w:themeColor="text1"/>
        </w:rPr>
        <w:t xml:space="preserve">his was done so that the monkeys could not remove their </w:t>
      </w:r>
      <w:r w:rsidRPr="6A0C35BE" w:rsidR="4DD64C1E">
        <w:rPr>
          <w:rFonts w:eastAsia="Yu Mincho"/>
          <w:color w:val="000000" w:themeColor="text1"/>
        </w:rPr>
        <w:t>hind paw</w:t>
      </w:r>
      <w:r w:rsidRPr="6A0C35BE" w:rsidR="16504312">
        <w:rPr>
          <w:rFonts w:eastAsia="Yu Mincho"/>
          <w:color w:val="000000" w:themeColor="text1"/>
        </w:rPr>
        <w:t xml:space="preserve"> due to visual stimulation</w:t>
      </w:r>
      <w:commentRangeStart w:id="11"/>
      <w:r w:rsidRPr="6A0C35BE" w:rsidR="16504312">
        <w:rPr>
          <w:rFonts w:eastAsia="Yu Mincho"/>
          <w:color w:val="000000" w:themeColor="text1"/>
        </w:rPr>
        <w:t>.</w:t>
      </w:r>
      <w:commentRangeEnd w:id="11"/>
      <w:r w:rsidR="47BFF932">
        <w:commentReference w:id="11"/>
      </w:r>
      <w:r w:rsidRPr="6A0C35BE" w:rsidR="16504312">
        <w:rPr>
          <w:rFonts w:eastAsia="Yu Mincho"/>
          <w:color w:val="000000" w:themeColor="text1"/>
        </w:rPr>
        <w:t xml:space="preserve"> </w:t>
      </w:r>
      <w:r w:rsidRPr="6A0C35BE" w:rsidR="34B66AFB">
        <w:rPr>
          <w:rFonts w:eastAsia="Yu Mincho"/>
          <w:color w:val="000000" w:themeColor="text1"/>
        </w:rPr>
        <w:t xml:space="preserve">The results from this test </w:t>
      </w:r>
      <w:r w:rsidRPr="6A0C35BE" w:rsidR="398CDA79">
        <w:rPr>
          <w:rFonts w:eastAsia="Yu Mincho"/>
          <w:color w:val="000000" w:themeColor="text1"/>
        </w:rPr>
        <w:t>were</w:t>
      </w:r>
      <w:r w:rsidRPr="6A0C35BE" w:rsidR="34B66AFB">
        <w:rPr>
          <w:rFonts w:eastAsia="Yu Mincho"/>
          <w:color w:val="000000" w:themeColor="text1"/>
        </w:rPr>
        <w:t xml:space="preserve"> the ability to realize that the Hargreaves test can be </w:t>
      </w:r>
      <w:r w:rsidRPr="6A5DE83C" w:rsidR="22E96BF7">
        <w:rPr>
          <w:rFonts w:eastAsia="Yu Mincho"/>
          <w:color w:val="000000" w:themeColor="text1"/>
        </w:rPr>
        <w:t xml:space="preserve">applied </w:t>
      </w:r>
      <w:r w:rsidRPr="6A5DE83C" w:rsidR="53B23B8F">
        <w:rPr>
          <w:rFonts w:eastAsia="Yu Mincho"/>
          <w:color w:val="000000" w:themeColor="text1"/>
        </w:rPr>
        <w:t>safely</w:t>
      </w:r>
      <w:r w:rsidRPr="6A0C35BE" w:rsidR="34B66AFB">
        <w:rPr>
          <w:rFonts w:eastAsia="Yu Mincho"/>
          <w:color w:val="000000" w:themeColor="text1"/>
        </w:rPr>
        <w:t xml:space="preserve"> on </w:t>
      </w:r>
      <w:r w:rsidRPr="6A5DE83C" w:rsidR="74C80A5A">
        <w:rPr>
          <w:rFonts w:eastAsia="Yu Mincho"/>
          <w:color w:val="000000" w:themeColor="text1"/>
        </w:rPr>
        <w:t>larger</w:t>
      </w:r>
      <w:r w:rsidRPr="6A5DE83C" w:rsidR="26F67471">
        <w:rPr>
          <w:rFonts w:eastAsia="Yu Mincho"/>
          <w:color w:val="000000" w:themeColor="text1"/>
        </w:rPr>
        <w:t xml:space="preserve"> mammals besides rodents, such as</w:t>
      </w:r>
      <w:r w:rsidRPr="6A5DE83C" w:rsidR="10E1D963">
        <w:rPr>
          <w:rFonts w:eastAsia="Yu Mincho"/>
          <w:color w:val="000000" w:themeColor="text1"/>
        </w:rPr>
        <w:t xml:space="preserve"> </w:t>
      </w:r>
      <w:r w:rsidRPr="6A0C35BE" w:rsidR="34B66AFB">
        <w:rPr>
          <w:rFonts w:eastAsia="Yu Mincho"/>
          <w:color w:val="000000" w:themeColor="text1"/>
        </w:rPr>
        <w:t>humans</w:t>
      </w:r>
      <w:r w:rsidRPr="6A5DE83C" w:rsidR="2E7F739C">
        <w:rPr>
          <w:rFonts w:eastAsia="Yu Mincho"/>
          <w:color w:val="000000" w:themeColor="text1"/>
        </w:rPr>
        <w:t>,</w:t>
      </w:r>
      <w:r w:rsidRPr="6A0C35BE" w:rsidR="34B66AFB">
        <w:rPr>
          <w:rFonts w:eastAsia="Yu Mincho"/>
          <w:color w:val="000000" w:themeColor="text1"/>
        </w:rPr>
        <w:t xml:space="preserve"> and </w:t>
      </w:r>
      <w:r w:rsidRPr="6A5DE83C" w:rsidR="2E7F739C">
        <w:rPr>
          <w:rFonts w:eastAsia="Yu Mincho"/>
          <w:color w:val="000000" w:themeColor="text1"/>
        </w:rPr>
        <w:t>yield accurate responses</w:t>
      </w:r>
      <w:r w:rsidRPr="6A0C35BE" w:rsidR="34B66AFB">
        <w:rPr>
          <w:rFonts w:eastAsia="Yu Mincho"/>
          <w:color w:val="000000" w:themeColor="text1"/>
        </w:rPr>
        <w:t xml:space="preserve">. </w:t>
      </w:r>
    </w:p>
    <w:p w:rsidR="0012343C" w:rsidP="6A0C35BE" w:rsidRDefault="0012343C" w14:paraId="3186A89E" w14:textId="77777777">
      <w:pPr>
        <w:spacing w:line="259" w:lineRule="auto"/>
        <w:rPr>
          <w:rFonts w:eastAsia="Yu Mincho"/>
          <w:color w:val="000000" w:themeColor="text1"/>
        </w:rPr>
      </w:pPr>
    </w:p>
    <w:p w:rsidRPr="00C50271" w:rsidR="00210F83" w:rsidP="00C50271" w:rsidRDefault="0012343C" w14:paraId="2559DDFB" w14:textId="55090D38">
      <w:pPr>
        <w:spacing w:line="259" w:lineRule="auto"/>
      </w:pPr>
      <w:r>
        <w:rPr>
          <w:rFonts w:eastAsia="Yu Mincho"/>
          <w:color w:val="000000" w:themeColor="text1"/>
        </w:rPr>
        <w:t xml:space="preserve">Keeping the previous studies in mind, </w:t>
      </w:r>
      <w:r w:rsidR="00C02836">
        <w:rPr>
          <w:rFonts w:eastAsia="Yu Mincho"/>
          <w:color w:val="000000" w:themeColor="text1"/>
        </w:rPr>
        <w:t>developing</w:t>
      </w:r>
      <w:r w:rsidR="00DA6E1D">
        <w:rPr>
          <w:rFonts w:eastAsia="Yu Mincho"/>
          <w:color w:val="000000" w:themeColor="text1"/>
        </w:rPr>
        <w:t xml:space="preserve"> </w:t>
      </w:r>
      <w:r w:rsidR="00B47870">
        <w:rPr>
          <w:rFonts w:eastAsia="Yu Mincho"/>
          <w:color w:val="000000" w:themeColor="text1"/>
        </w:rPr>
        <w:t xml:space="preserve">a prototype </w:t>
      </w:r>
      <w:r w:rsidRPr="57DD8464" w:rsidR="577A54F2">
        <w:rPr>
          <w:rFonts w:eastAsia="Yu Mincho"/>
          <w:color w:val="000000" w:themeColor="text1"/>
        </w:rPr>
        <w:t>to test</w:t>
      </w:r>
      <w:r w:rsidR="00B47870">
        <w:rPr>
          <w:rFonts w:eastAsia="Yu Mincho"/>
          <w:color w:val="000000" w:themeColor="text1"/>
        </w:rPr>
        <w:t xml:space="preserve"> a spinal cord injury model for </w:t>
      </w:r>
      <w:r w:rsidR="00C402D1">
        <w:rPr>
          <w:rFonts w:eastAsia="Yu Mincho"/>
          <w:color w:val="000000" w:themeColor="text1"/>
        </w:rPr>
        <w:t>large animals such as felines</w:t>
      </w:r>
      <w:r w:rsidR="000A4B59">
        <w:rPr>
          <w:rFonts w:eastAsia="Yu Mincho"/>
          <w:color w:val="000000" w:themeColor="text1"/>
        </w:rPr>
        <w:t xml:space="preserve"> could utilize various methods to trigger nociception</w:t>
      </w:r>
      <w:commentRangeStart w:id="12"/>
      <w:r w:rsidR="000A4B59">
        <w:rPr>
          <w:rFonts w:eastAsia="Yu Mincho"/>
          <w:color w:val="000000" w:themeColor="text1"/>
        </w:rPr>
        <w:t>.</w:t>
      </w:r>
      <w:commentRangeEnd w:id="12"/>
      <w:r w:rsidR="1C3E8EB6">
        <w:commentReference w:id="12"/>
      </w:r>
      <w:r w:rsidR="000A4B59">
        <w:rPr>
          <w:rFonts w:eastAsia="Yu Mincho"/>
          <w:color w:val="000000" w:themeColor="text1"/>
        </w:rPr>
        <w:t xml:space="preserve"> </w:t>
      </w:r>
      <w:r w:rsidR="000A4B59">
        <w:t>The Hargreaves test is typically done with a filament</w:t>
      </w:r>
      <w:r w:rsidR="1FC68ADB">
        <w:t xml:space="preserve"> (i.e. the heat source is a plain lightbulb)</w:t>
      </w:r>
      <w:r w:rsidR="1650C1C6">
        <w:t>;</w:t>
      </w:r>
      <w:r w:rsidR="000A4B59">
        <w:t xml:space="preserve"> however, a major disadvantage of </w:t>
      </w:r>
      <w:r w:rsidR="2EB78204">
        <w:t xml:space="preserve">heat generated by a </w:t>
      </w:r>
      <w:r w:rsidR="1650C1C6">
        <w:t>filament</w:t>
      </w:r>
      <w:r w:rsidR="000A4B59">
        <w:t xml:space="preserve"> is the limited ability to increase cutaneous temperature at a fast rate, which would not allow peripheral and central neuronal responses to be synchronous. </w:t>
      </w:r>
      <w:r w:rsidR="7302B1BD">
        <w:t>Other behavioral nociceptive testing methods include</w:t>
      </w:r>
      <w:r w:rsidR="44B2D636">
        <w:t xml:space="preserve"> </w:t>
      </w:r>
      <w:r w:rsidR="125B3202">
        <w:t>e</w:t>
      </w:r>
      <w:r w:rsidR="1650C1C6">
        <w:t xml:space="preserve">lectrical stimuli, </w:t>
      </w:r>
      <w:r w:rsidR="6301785C">
        <w:t>which</w:t>
      </w:r>
      <w:r w:rsidR="000A4B59">
        <w:t xml:space="preserve"> while easily controllable, bypasses the generator compartment of nerve terminals when applied to the peripheral nerve, </w:t>
      </w:r>
      <w:r w:rsidR="1C8C231C">
        <w:t>and</w:t>
      </w:r>
      <w:r w:rsidR="000A4B59">
        <w:t xml:space="preserve"> therefore loses information regarding the transduction process. Mechanical stimuli such as needles do not only activate nociceptors but activate mechanoreceptors. Additionally, the process takes longer to test compared to other methods. The benefit of using a </w:t>
      </w:r>
      <w:r w:rsidR="399728C4">
        <w:t>thermal</w:t>
      </w:r>
      <w:r w:rsidR="44B2D636">
        <w:t xml:space="preserve"> </w:t>
      </w:r>
      <w:r w:rsidR="000A4B59">
        <w:t>laser allows for a fast rate of changing cutaneous temperature while activating nociceptors within a few milliseconds (</w:t>
      </w:r>
      <w:proofErr w:type="spellStart"/>
      <w:r w:rsidR="000A4B59">
        <w:t>Plaghki</w:t>
      </w:r>
      <w:proofErr w:type="spellEnd"/>
      <w:r w:rsidR="000A4B59">
        <w:t xml:space="preserve"> and </w:t>
      </w:r>
      <w:proofErr w:type="spellStart"/>
      <w:r w:rsidR="000A4B59">
        <w:t>Mouraux</w:t>
      </w:r>
      <w:proofErr w:type="spellEnd"/>
      <w:r w:rsidR="000A4B59">
        <w:t xml:space="preserve">, (2003), p.2-3). </w:t>
      </w:r>
      <w:r w:rsidR="0670050A">
        <w:t>However, some</w:t>
      </w:r>
      <w:r w:rsidR="007C0C2B">
        <w:t xml:space="preserve"> </w:t>
      </w:r>
      <w:r w:rsidRPr="6A0C35BE" w:rsidR="007C0C2B">
        <w:rPr>
          <w:rFonts w:eastAsia="Yu Mincho"/>
        </w:rPr>
        <w:t>drawbacks include the</w:t>
      </w:r>
      <w:r w:rsidR="007E6013">
        <w:rPr>
          <w:rFonts w:eastAsia="Yu Mincho"/>
        </w:rPr>
        <w:t xml:space="preserve"> lack of a thermal laser system</w:t>
      </w:r>
      <w:r w:rsidRPr="6A0C35BE" w:rsidR="007C0C2B">
        <w:rPr>
          <w:rFonts w:eastAsia="Yu Mincho"/>
        </w:rPr>
        <w:t xml:space="preserve"> </w:t>
      </w:r>
      <w:r w:rsidR="007E6013">
        <w:rPr>
          <w:rFonts w:eastAsia="Yu Mincho"/>
        </w:rPr>
        <w:t>which</w:t>
      </w:r>
      <w:r w:rsidRPr="6A0C35BE" w:rsidR="007C0C2B">
        <w:rPr>
          <w:rFonts w:eastAsia="Yu Mincho"/>
        </w:rPr>
        <w:t xml:space="preserve"> automatically detect</w:t>
      </w:r>
      <w:r w:rsidR="007E6013">
        <w:rPr>
          <w:rFonts w:eastAsia="Yu Mincho"/>
        </w:rPr>
        <w:t>s</w:t>
      </w:r>
      <w:r w:rsidRPr="6A0C35BE" w:rsidR="007C0C2B">
        <w:rPr>
          <w:rFonts w:eastAsia="Yu Mincho"/>
        </w:rPr>
        <w:t xml:space="preserve"> responses</w:t>
      </w:r>
      <w:r w:rsidR="001A6334">
        <w:rPr>
          <w:rFonts w:eastAsia="Yu Mincho"/>
        </w:rPr>
        <w:t>, unlike using methods</w:t>
      </w:r>
      <w:r w:rsidRPr="6A0C35BE" w:rsidR="007C0C2B">
        <w:rPr>
          <w:rFonts w:eastAsia="Yu Mincho"/>
        </w:rPr>
        <w:t xml:space="preserve"> such as </w:t>
      </w:r>
      <w:r w:rsidR="007C0C2B">
        <w:rPr>
          <w:rFonts w:eastAsia="Yu Mincho"/>
        </w:rPr>
        <w:t>u</w:t>
      </w:r>
      <w:r w:rsidR="001A6334">
        <w:rPr>
          <w:rFonts w:eastAsia="Yu Mincho"/>
        </w:rPr>
        <w:t>tilizing an electric</w:t>
      </w:r>
      <w:r w:rsidRPr="6A0C35BE" w:rsidR="007C0C2B">
        <w:rPr>
          <w:rFonts w:eastAsia="Yu Mincho"/>
        </w:rPr>
        <w:t xml:space="preserve"> hot plate</w:t>
      </w:r>
      <w:r w:rsidR="007C0C2B">
        <w:rPr>
          <w:rFonts w:eastAsia="Yu Mincho"/>
        </w:rPr>
        <w:t xml:space="preserve"> </w:t>
      </w:r>
      <w:r w:rsidR="00370441">
        <w:rPr>
          <w:rFonts w:eastAsia="Yu Mincho"/>
        </w:rPr>
        <w:t>in conjugation with an automated system or</w:t>
      </w:r>
      <w:r w:rsidR="00DF3DFC">
        <w:rPr>
          <w:rFonts w:eastAsia="Yu Mincho"/>
        </w:rPr>
        <w:t xml:space="preserve"> mechanical methods </w:t>
      </w:r>
      <w:r w:rsidRPr="6A5DE83C" w:rsidR="02823E88">
        <w:rPr>
          <w:rFonts w:eastAsia="Yu Mincho"/>
        </w:rPr>
        <w:t>involv</w:t>
      </w:r>
      <w:r w:rsidRPr="6A5DE83C" w:rsidR="066BA978">
        <w:rPr>
          <w:rFonts w:eastAsia="Yu Mincho"/>
        </w:rPr>
        <w:t>ing</w:t>
      </w:r>
      <w:r w:rsidRPr="6A0C35BE" w:rsidR="007C0C2B">
        <w:rPr>
          <w:rFonts w:eastAsia="Yu Mincho"/>
        </w:rPr>
        <w:t xml:space="preserve"> flicking </w:t>
      </w:r>
      <w:r w:rsidR="007C0C2B">
        <w:rPr>
          <w:rFonts w:eastAsia="Yu Mincho"/>
        </w:rPr>
        <w:t>t</w:t>
      </w:r>
      <w:r w:rsidRPr="6A0C35BE" w:rsidR="007C0C2B">
        <w:rPr>
          <w:rFonts w:eastAsia="Yu Mincho"/>
        </w:rPr>
        <w:t>he tail</w:t>
      </w:r>
      <w:r w:rsidR="007C0C2B">
        <w:rPr>
          <w:rFonts w:eastAsia="Yu Mincho"/>
        </w:rPr>
        <w:t xml:space="preserve"> of the animal</w:t>
      </w:r>
      <w:r w:rsidRPr="6A5DE83C" w:rsidR="529ED199">
        <w:rPr>
          <w:rFonts w:eastAsia="Yu Mincho"/>
        </w:rPr>
        <w:t xml:space="preserve"> (Hargreaves, (1987), p.1)</w:t>
      </w:r>
      <w:r w:rsidRPr="6A5DE83C" w:rsidR="54CF4D61">
        <w:rPr>
          <w:rFonts w:eastAsia="Yu Mincho"/>
        </w:rPr>
        <w:t>.</w:t>
      </w:r>
      <w:r w:rsidRPr="6A0C35BE" w:rsidR="007C0C2B">
        <w:rPr>
          <w:rFonts w:eastAsia="Yu Mincho"/>
        </w:rPr>
        <w:t xml:space="preserve"> </w:t>
      </w:r>
      <w:r w:rsidR="00D66EA2">
        <w:t>However, if an automated system is developed, t</w:t>
      </w:r>
      <w:r w:rsidR="00370AEF">
        <w:t xml:space="preserve">he decision to use an Infrared Laser diode for a modified Hargreaves </w:t>
      </w:r>
      <w:r w:rsidR="45AC2603">
        <w:t>plantar</w:t>
      </w:r>
      <w:r w:rsidR="7D0D96A6">
        <w:t xml:space="preserve"> </w:t>
      </w:r>
      <w:r w:rsidR="00370AEF">
        <w:t>test would yield the most precise test data over methods such as electric, mechanical, or heat stimulation.</w:t>
      </w:r>
      <w:r w:rsidR="00C50271">
        <w:t xml:space="preserve"> Additionally, th</w:t>
      </w:r>
      <w:r w:rsidR="00674DCA">
        <w:t>is project aims to create a</w:t>
      </w:r>
      <w:r w:rsidR="00623739">
        <w:t xml:space="preserve"> cost-efficient</w:t>
      </w:r>
      <w:r w:rsidR="00674DCA">
        <w:t xml:space="preserve"> </w:t>
      </w:r>
      <w:r w:rsidR="00C50271">
        <w:t xml:space="preserve">model </w:t>
      </w:r>
      <w:r w:rsidR="005F49CB">
        <w:t xml:space="preserve">that will </w:t>
      </w:r>
      <w:r w:rsidR="00C50271">
        <w:t>obtain data through a computerized system</w:t>
      </w:r>
      <w:r w:rsidR="00050DD9">
        <w:t>. The system ideally will</w:t>
      </w:r>
      <w:r w:rsidR="00C50271">
        <w:t xml:space="preserve"> automatically measure a</w:t>
      </w:r>
      <w:r w:rsidR="00050DD9">
        <w:t>nd log a</w:t>
      </w:r>
      <w:r w:rsidR="00C50271">
        <w:t xml:space="preserve"> valid response in paw withdrawal </w:t>
      </w:r>
      <w:r w:rsidR="00050DD9">
        <w:t xml:space="preserve">to </w:t>
      </w:r>
      <w:r w:rsidR="00C50271">
        <w:t>be export</w:t>
      </w:r>
      <w:r w:rsidR="00623739">
        <w:t>ed</w:t>
      </w:r>
      <w:r w:rsidR="00C50271">
        <w:t xml:space="preserve"> data for testing technological developments to aid in spinal cord injuries. </w:t>
      </w:r>
    </w:p>
    <w:p w:rsidR="000A4B59" w:rsidP="000A4B59" w:rsidRDefault="000A4B59" w14:paraId="2CA9AE4E" w14:textId="03A5A294">
      <w:pPr>
        <w:spacing w:line="259" w:lineRule="auto"/>
      </w:pPr>
    </w:p>
    <w:p w:rsidR="64798F30" w:rsidP="6A5DE83C" w:rsidRDefault="64798F30" w14:paraId="0E1102AA" w14:textId="12E94693">
      <w:pPr>
        <w:spacing w:line="259" w:lineRule="auto"/>
      </w:pPr>
      <w:r>
        <w:t>Previous research for this system has already been constructed at Temple U</w:t>
      </w:r>
      <w:r w:rsidR="44F474E8">
        <w:t>niversity</w:t>
      </w:r>
      <w:r w:rsidR="6444F3B2">
        <w:t xml:space="preserve"> under Dr. Michel Lemay</w:t>
      </w:r>
      <w:r w:rsidR="51DF8FE4">
        <w:t xml:space="preserve">, </w:t>
      </w:r>
      <w:r w:rsidR="5BAF57C9">
        <w:t xml:space="preserve">upon which the following system has begun </w:t>
      </w:r>
      <w:r w:rsidR="50ACA263">
        <w:t xml:space="preserve">establishing a basic </w:t>
      </w:r>
      <w:r w:rsidR="5BAF57C9">
        <w:t>prototyp</w:t>
      </w:r>
      <w:r w:rsidR="0BDF2853">
        <w:t>e</w:t>
      </w:r>
      <w:r w:rsidR="5BAF57C9">
        <w:t xml:space="preserve">. </w:t>
      </w:r>
      <w:r w:rsidR="5912F60B">
        <w:t xml:space="preserve">The power supply </w:t>
      </w:r>
      <w:r w:rsidR="0DAB6CE9">
        <w:t>deliver</w:t>
      </w:r>
      <w:r w:rsidR="5912F60B">
        <w:t>s power to the driver circuit which acts as a constant current source</w:t>
      </w:r>
      <w:r w:rsidR="622446BC">
        <w:t xml:space="preserve"> by sending a signal to drive the laser</w:t>
      </w:r>
      <w:r w:rsidR="251E87BA">
        <w:t xml:space="preserve"> triggered by a program written in the Raspberry Pi (RPi)</w:t>
      </w:r>
      <w:proofErr w:type="gramStart"/>
      <w:r w:rsidR="5912F60B">
        <w:t>.</w:t>
      </w:r>
      <w:r w:rsidR="6A176CE1">
        <w:t xml:space="preserve"> </w:t>
      </w:r>
      <w:r w:rsidR="5912F60B">
        <w:t xml:space="preserve"> </w:t>
      </w:r>
      <w:proofErr w:type="gramEnd"/>
      <w:r w:rsidR="5912F60B">
        <w:t xml:space="preserve">The constant current source </w:t>
      </w:r>
      <w:r w:rsidR="69A1F838">
        <w:t xml:space="preserve">is connected to the laser through the butterfly laser diode mount, which also connects the </w:t>
      </w:r>
      <w:r w:rsidR="751E8080">
        <w:t>t</w:t>
      </w:r>
      <w:r w:rsidR="65FC40B8">
        <w:t>hermo</w:t>
      </w:r>
      <w:r w:rsidR="289D86E2">
        <w:t>electric co</w:t>
      </w:r>
      <w:r w:rsidR="31AEA743">
        <w:t>oler</w:t>
      </w:r>
      <w:r w:rsidR="289D86E2">
        <w:t xml:space="preserve"> (TEC)</w:t>
      </w:r>
      <w:r w:rsidR="08634B4C">
        <w:t xml:space="preserve">, designed to </w:t>
      </w:r>
      <w:r w:rsidR="06A587B9">
        <w:t>prevent</w:t>
      </w:r>
      <w:r w:rsidR="08634B4C">
        <w:t xml:space="preserve"> the laser’s temperature from overheating. The TEC is also powered by the power supply. The OFLD-1440-200s laser also utilizes a powerful heatsink</w:t>
      </w:r>
      <w:r w:rsidR="4FC939C5">
        <w:t xml:space="preserve">, which </w:t>
      </w:r>
      <w:r w:rsidR="4EC4581B">
        <w:t xml:space="preserve">so far has made the </w:t>
      </w:r>
      <w:r w:rsidR="4FC939C5">
        <w:t xml:space="preserve">TEC </w:t>
      </w:r>
      <w:r w:rsidR="04A05074">
        <w:t xml:space="preserve">act only </w:t>
      </w:r>
      <w:r w:rsidR="4FC939C5">
        <w:t>a</w:t>
      </w:r>
      <w:r w:rsidR="76D2D7F0">
        <w:t>s a</w:t>
      </w:r>
      <w:r w:rsidR="4FC939C5">
        <w:t xml:space="preserve"> backup cooling system. The photodiode circuit is also connected to the RPi and </w:t>
      </w:r>
      <w:r w:rsidR="2A2BC7F2">
        <w:t>works by placing the test animal’s paw upon the photo</w:t>
      </w:r>
      <w:r w:rsidR="05D8A201">
        <w:t>resistor</w:t>
      </w:r>
      <w:r w:rsidR="2A2BC7F2">
        <w:t xml:space="preserve">. When the laser heats up the animal’s paw, the </w:t>
      </w:r>
      <w:r w:rsidR="793AE843">
        <w:t>animal removes the paw from the photoresistor, which increases the resistance</w:t>
      </w:r>
      <w:r w:rsidR="22BF0A8B">
        <w:t xml:space="preserve"> due to more light being detected.</w:t>
      </w:r>
      <w:r w:rsidR="2A2BC7F2">
        <w:t xml:space="preserve"> </w:t>
      </w:r>
      <w:r w:rsidR="5B112A66">
        <w:t>This</w:t>
      </w:r>
      <w:r w:rsidR="12A299E2">
        <w:t xml:space="preserve"> sends a signal back to the RPi to stop the laser.</w:t>
      </w:r>
      <w:r w:rsidR="4B35B35F">
        <w:t xml:space="preserve"> A</w:t>
      </w:r>
      <w:r w:rsidR="7B364720">
        <w:t>dditional</w:t>
      </w:r>
      <w:r w:rsidR="4B35B35F">
        <w:t xml:space="preserve"> block diagram</w:t>
      </w:r>
      <w:r w:rsidR="7B364720">
        <w:t>s</w:t>
      </w:r>
      <w:r w:rsidR="558EDB32">
        <w:t>, pinouts, and schematics of the individual circuit components may</w:t>
      </w:r>
      <w:r w:rsidR="4B35B35F">
        <w:t xml:space="preserve"> be referred to within the appendix.</w:t>
      </w:r>
    </w:p>
    <w:p w:rsidR="005F49CB" w:rsidP="00771987" w:rsidRDefault="005F49CB" w14:paraId="36D32F13" w14:textId="77777777">
      <w:pPr>
        <w:keepNext/>
        <w:spacing w:line="259" w:lineRule="auto"/>
        <w:jc w:val="center"/>
      </w:pPr>
      <w:r>
        <w:rPr>
          <w:noProof/>
        </w:rPr>
        <w:drawing>
          <wp:inline distT="0" distB="0" distL="0" distR="0" wp14:anchorId="4A19A3B7" wp14:editId="03CECFB1">
            <wp:extent cx="5170170" cy="4342720"/>
            <wp:effectExtent l="19050" t="19050" r="11430" b="20320"/>
            <wp:docPr id="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77434" cy="4348821"/>
                    </a:xfrm>
                    <a:prstGeom prst="rect">
                      <a:avLst/>
                    </a:prstGeom>
                    <a:ln>
                      <a:solidFill>
                        <a:schemeClr val="tx1"/>
                      </a:solidFill>
                    </a:ln>
                  </pic:spPr>
                </pic:pic>
              </a:graphicData>
            </a:graphic>
          </wp:inline>
        </w:drawing>
      </w:r>
    </w:p>
    <w:p w:rsidR="00A22CB5" w:rsidP="006474B6" w:rsidRDefault="005F49CB" w14:paraId="2DCA1484" w14:textId="0222A53B">
      <w:pPr>
        <w:pStyle w:val="Caption"/>
        <w:jc w:val="center"/>
      </w:pPr>
      <w:r>
        <w:t>Figure 3. System Schematic of Laser System</w:t>
      </w:r>
      <w:commentRangeStart w:id="13"/>
      <w:commentRangeEnd w:id="13"/>
      <w:r>
        <w:commentReference w:id="13"/>
      </w:r>
    </w:p>
    <w:p w:rsidR="45382445" w:rsidP="6A0C35BE" w:rsidRDefault="45382445" w14:paraId="73B64015" w14:textId="53184C4D">
      <w:pPr>
        <w:pStyle w:val="Heading1"/>
      </w:pPr>
      <w:r>
        <w:t>Functional Re</w:t>
      </w:r>
      <w:r w:rsidR="125D6671">
        <w:t xml:space="preserve">quirements </w:t>
      </w:r>
      <w:r>
        <w:t>and Design Constraints</w:t>
      </w:r>
    </w:p>
    <w:p w:rsidR="00E62B82" w:rsidP="00E62B82" w:rsidRDefault="00E62B82" w14:paraId="3F2CAF71" w14:textId="7A36FED8">
      <w:pPr>
        <w:rPr>
          <w:rFonts w:eastAsia="Yu Mincho"/>
          <w:color w:val="000000" w:themeColor="text1"/>
        </w:rPr>
      </w:pPr>
      <w:r w:rsidR="15096C5C">
        <w:rPr/>
        <w:t xml:space="preserve">The main Functional </w:t>
      </w:r>
      <w:r w:rsidR="21514F3A">
        <w:rPr/>
        <w:t>R</w:t>
      </w:r>
      <w:r w:rsidR="52BBEF78">
        <w:rPr/>
        <w:t>equirements</w:t>
      </w:r>
      <w:r w:rsidR="15096C5C">
        <w:rPr/>
        <w:t xml:space="preserve"> of the</w:t>
      </w:r>
      <w:r w:rsidR="626D10FA">
        <w:rPr/>
        <w:t xml:space="preserve"> plantar</w:t>
      </w:r>
      <w:r w:rsidR="15096C5C">
        <w:rPr/>
        <w:t xml:space="preserve"> animal model </w:t>
      </w:r>
      <w:r w:rsidR="626D10FA">
        <w:rPr/>
        <w:t xml:space="preserve">test </w:t>
      </w:r>
      <w:r w:rsidR="15096C5C">
        <w:rPr/>
        <w:t xml:space="preserve">will include the following. Creating a computerized system to interact with the current hardware (though the hardware </w:t>
      </w:r>
      <w:r w:rsidR="50594591">
        <w:rPr/>
        <w:t>may be modified</w:t>
      </w:r>
      <w:r w:rsidR="15096C5C">
        <w:rPr/>
        <w:t>) which will automatically turn on the laser/off the</w:t>
      </w:r>
      <w:r w:rsidR="50594591">
        <w:rPr/>
        <w:t xml:space="preserve"> thermal</w:t>
      </w:r>
      <w:r w:rsidR="15096C5C">
        <w:rPr/>
        <w:t xml:space="preserve"> laser based upon the animal’s </w:t>
      </w:r>
      <w:r w:rsidR="2D6FC819">
        <w:rPr/>
        <w:t>paw being</w:t>
      </w:r>
      <w:r w:rsidR="15096C5C">
        <w:rPr/>
        <w:t xml:space="preserve"> placed over the photodiode circuit. Furthermore, </w:t>
      </w:r>
      <w:r w:rsidR="15096C5C">
        <w:rPr/>
        <w:t>the withdrawal response time should be recorded</w:t>
      </w:r>
      <w:r w:rsidR="6C8E60C0">
        <w:rPr/>
        <w:t xml:space="preserve"> and yield a response of less than </w:t>
      </w:r>
      <w:r w:rsidR="1CC67D60">
        <w:rPr/>
        <w:t>or equal to +/-10 milliseconds</w:t>
      </w:r>
      <w:r w:rsidR="1FDDA5ED">
        <w:rPr/>
        <w:t xml:space="preserve"> to </w:t>
      </w:r>
      <w:r w:rsidR="1FDDA5ED">
        <w:rPr/>
        <w:t>satisfy</w:t>
      </w:r>
      <w:r w:rsidR="1FDDA5ED">
        <w:rPr/>
        <w:t xml:space="preserve"> the client’s expectations</w:t>
      </w:r>
      <w:commentRangeStart w:id="14"/>
      <w:commentRangeStart w:id="15"/>
      <w:r w:rsidR="1CC67D60">
        <w:rPr/>
        <w:t>.</w:t>
      </w:r>
      <w:commentRangeEnd w:id="14"/>
      <w:r>
        <w:rPr>
          <w:rStyle w:val="CommentReference"/>
        </w:rPr>
        <w:commentReference w:id="14"/>
      </w:r>
      <w:commentRangeEnd w:id="15"/>
      <w:r>
        <w:rPr>
          <w:rStyle w:val="CommentReference"/>
        </w:rPr>
        <w:commentReference w:id="15"/>
      </w:r>
      <w:r w:rsidR="74C8C90B">
        <w:rPr/>
        <w:t xml:space="preserve"> Ideally, the system should be user friendly</w:t>
      </w:r>
      <w:r w:rsidR="18C9DED6">
        <w:rPr/>
        <w:t xml:space="preserve">, ideally with the development of a Graphical User Interface (GUI), or at the minimum, a shell script to trigger </w:t>
      </w:r>
      <w:r w:rsidR="5F62C548">
        <w:rPr/>
        <w:t>the necessary files to activate the system.</w:t>
      </w:r>
      <w:r w:rsidR="1CC67D60">
        <w:rPr/>
        <w:t xml:space="preserve"> Testing the overall hardware and software</w:t>
      </w:r>
      <w:r w:rsidR="74C8C90B">
        <w:rPr/>
        <w:t xml:space="preserve"> should be repeatable within the animal group and </w:t>
      </w:r>
      <w:r w:rsidR="5F62C548">
        <w:rPr/>
        <w:t xml:space="preserve">done humanly </w:t>
      </w:r>
      <w:r w:rsidR="44775F03">
        <w:rPr/>
        <w:t>with little to no paw</w:t>
      </w:r>
      <w:r w:rsidR="14E1511F">
        <w:rPr/>
        <w:t xml:space="preserve">/tissue damage done to the test animal. </w:t>
      </w:r>
      <w:r w:rsidR="2B9A6B5A">
        <w:rPr/>
        <w:t xml:space="preserve">If the team is successful in creating a functional prototype, the </w:t>
      </w:r>
      <w:r w:rsidR="636E8E88">
        <w:rPr/>
        <w:t xml:space="preserve">end goal is to obtain a patent, with the hopes of contributing to the United Nations Sustainable Development Goals by promoting a </w:t>
      </w:r>
      <w:r w:rsidR="1E52F840">
        <w:rPr/>
        <w:t xml:space="preserve">cost-efficient, stable </w:t>
      </w:r>
      <w:r w:rsidR="636E8E88">
        <w:rPr/>
        <w:t>system t</w:t>
      </w:r>
      <w:r w:rsidR="1E52F840">
        <w:rPr/>
        <w:t>hat can</w:t>
      </w:r>
      <w:r w:rsidR="636E8E88">
        <w:rPr/>
        <w:t xml:space="preserve"> </w:t>
      </w:r>
      <w:r w:rsidR="1E52F840">
        <w:rPr/>
        <w:t>be easily manufactur</w:t>
      </w:r>
      <w:r w:rsidR="18AD0066">
        <w:rPr/>
        <w:t>ed</w:t>
      </w:r>
      <w:r w:rsidR="456A37EE">
        <w:rPr/>
        <w:t xml:space="preserve"> (</w:t>
      </w:r>
      <w:r w:rsidRPr="7C1426FE" w:rsidR="456A37EE">
        <w:rPr>
          <w:rFonts w:eastAsia="Times New Roman"/>
        </w:rPr>
        <w:t xml:space="preserve">United Nations, </w:t>
      </w:r>
      <w:r w:rsidRPr="7C1426FE" w:rsidR="456A37EE">
        <w:rPr>
          <w:rFonts w:eastAsia="Times New Roman"/>
          <w:i w:val="1"/>
          <w:iCs w:val="1"/>
        </w:rPr>
        <w:t>Goal 3 |</w:t>
      </w:r>
      <w:r w:rsidRPr="7C1426FE" w:rsidR="0F6BEBBA">
        <w:rPr>
          <w:rFonts w:eastAsia="Times New Roman"/>
          <w:i w:val="1"/>
          <w:iCs w:val="1"/>
        </w:rPr>
        <w:t xml:space="preserve"> Sustainable Development</w:t>
      </w:r>
      <w:r w:rsidRPr="7C1426FE" w:rsidR="456A37EE">
        <w:rPr>
          <w:rFonts w:eastAsia="Yu Mincho"/>
          <w:color w:val="212121"/>
        </w:rPr>
        <w:t>)</w:t>
      </w:r>
      <w:r w:rsidR="2EBBF0AD">
        <w:rPr/>
        <w:t>.</w:t>
      </w:r>
      <w:r w:rsidR="18AD0066">
        <w:rPr/>
        <w:t xml:space="preserve"> This would allow researchers to perform Plantar Tests </w:t>
      </w:r>
      <w:r w:rsidR="0A9173B9">
        <w:rPr/>
        <w:t xml:space="preserve">using a more precise and cheaper method than </w:t>
      </w:r>
      <w:r w:rsidR="08EFE34A">
        <w:rPr/>
        <w:t xml:space="preserve">a typical method such as the Hargreaves Test. Using data from our test could allow researchers to </w:t>
      </w:r>
      <w:r w:rsidR="584A7307">
        <w:rPr/>
        <w:t xml:space="preserve">test </w:t>
      </w:r>
      <w:r w:rsidR="706082E2">
        <w:rPr/>
        <w:t xml:space="preserve">their </w:t>
      </w:r>
      <w:r w:rsidR="584A7307">
        <w:rPr/>
        <w:t xml:space="preserve">technological and neurological solutions </w:t>
      </w:r>
      <w:r w:rsidR="706082E2">
        <w:rPr/>
        <w:t>on animals such as felines</w:t>
      </w:r>
      <w:r w:rsidR="29629021">
        <w:rPr/>
        <w:t>, and further develop advancements</w:t>
      </w:r>
      <w:r w:rsidR="706082E2">
        <w:rPr/>
        <w:t xml:space="preserve">. </w:t>
      </w:r>
      <w:r w:rsidR="29629021">
        <w:rPr/>
        <w:t>This</w:t>
      </w:r>
      <w:r w:rsidR="636E8E88">
        <w:rPr/>
        <w:t xml:space="preserve"> </w:t>
      </w:r>
      <w:r w:rsidR="29629021">
        <w:rPr/>
        <w:t xml:space="preserve">would align with the goals of promoting </w:t>
      </w:r>
      <w:r w:rsidR="636E8E88">
        <w:rPr/>
        <w:t>Good Health and Well</w:t>
      </w:r>
      <w:r w:rsidR="16B322C3">
        <w:rPr/>
        <w:t>-</w:t>
      </w:r>
      <w:r w:rsidR="636E8E88">
        <w:rPr/>
        <w:t>being</w:t>
      </w:r>
      <w:r w:rsidR="21B12D11">
        <w:rPr/>
        <w:t xml:space="preserve"> in animals or potentially humans, since as </w:t>
      </w:r>
      <w:r w:rsidR="1474E6F7">
        <w:rPr/>
        <w:t>Dr.</w:t>
      </w:r>
      <w:r w:rsidR="22AD35D0">
        <w:rPr/>
        <w:t xml:space="preserve"> </w:t>
      </w:r>
      <w:proofErr w:type="spellStart"/>
      <w:r w:rsidR="22AD35D0">
        <w:rPr/>
        <w:t>Zhengwen</w:t>
      </w:r>
      <w:proofErr w:type="spellEnd"/>
      <w:r w:rsidR="1474E6F7">
        <w:rPr/>
        <w:t xml:space="preserve"> </w:t>
      </w:r>
      <w:r w:rsidRPr="7C1426FE" w:rsidR="1474E6F7">
        <w:rPr>
          <w:rFonts w:eastAsia="Yu Mincho"/>
          <w:color w:val="000000" w:themeColor="text1" w:themeTint="FF" w:themeShade="FF"/>
        </w:rPr>
        <w:t>Ma</w:t>
      </w:r>
      <w:r w:rsidRPr="7C1426FE" w:rsidR="22AD35D0">
        <w:rPr>
          <w:rFonts w:eastAsia="Yu Mincho"/>
          <w:color w:val="000000" w:themeColor="text1" w:themeTint="FF" w:themeShade="FF"/>
        </w:rPr>
        <w:t xml:space="preserve"> and Dr. Yao Li</w:t>
      </w:r>
      <w:r w:rsidRPr="7C1426FE" w:rsidR="7D5619B2">
        <w:rPr>
          <w:rFonts w:eastAsia="Yu Mincho"/>
          <w:color w:val="000000" w:themeColor="text1" w:themeTint="FF" w:themeShade="FF"/>
        </w:rPr>
        <w:t xml:space="preserve"> research concluded that </w:t>
      </w:r>
      <w:r w:rsidRPr="7C1426FE" w:rsidR="15445E9A">
        <w:rPr>
          <w:rFonts w:eastAsia="Yu Mincho"/>
          <w:color w:val="000000" w:themeColor="text1" w:themeTint="FF" w:themeShade="FF"/>
        </w:rPr>
        <w:t xml:space="preserve">nociceptive </w:t>
      </w:r>
      <w:r w:rsidRPr="7C1426FE" w:rsidR="7D5619B2">
        <w:rPr>
          <w:rFonts w:eastAsia="Yu Mincho"/>
          <w:color w:val="000000" w:themeColor="text1" w:themeTint="FF" w:themeShade="FF"/>
        </w:rPr>
        <w:t xml:space="preserve">plantar testing </w:t>
      </w:r>
      <w:r w:rsidRPr="7C1426FE" w:rsidR="15445E9A">
        <w:rPr>
          <w:rFonts w:eastAsia="Yu Mincho"/>
          <w:color w:val="000000" w:themeColor="text1" w:themeTint="FF" w:themeShade="FF"/>
        </w:rPr>
        <w:t>is a valid method of testing spinal cord injur</w:t>
      </w:r>
      <w:r w:rsidRPr="7C1426FE" w:rsidR="048457ED">
        <w:rPr>
          <w:rFonts w:eastAsia="Yu Mincho"/>
          <w:color w:val="000000" w:themeColor="text1" w:themeTint="FF" w:themeShade="FF"/>
        </w:rPr>
        <w:t xml:space="preserve">y developments in primates and humans (Ma. </w:t>
      </w:r>
      <w:r w:rsidRPr="7C1426FE" w:rsidR="18AF5171">
        <w:rPr>
          <w:rFonts w:eastAsia="Yu Mincho"/>
          <w:color w:val="000000" w:themeColor="text1" w:themeTint="FF" w:themeShade="FF"/>
        </w:rPr>
        <w:t>et al. (2015), p.7)</w:t>
      </w:r>
      <w:r w:rsidRPr="7C1426FE" w:rsidR="048457ED">
        <w:rPr>
          <w:rFonts w:eastAsia="Yu Mincho"/>
          <w:color w:val="000000" w:themeColor="text1" w:themeTint="FF" w:themeShade="FF"/>
        </w:rPr>
        <w:t>.</w:t>
      </w:r>
      <w:r w:rsidRPr="7C1426FE" w:rsidR="24816CFB">
        <w:rPr>
          <w:rFonts w:eastAsia="Yu Mincho"/>
          <w:color w:val="000000" w:themeColor="text1" w:themeTint="FF" w:themeShade="FF"/>
        </w:rPr>
        <w:t xml:space="preserve"> Additionally, the system would contribute to the goal of preserving life on land, since </w:t>
      </w:r>
      <w:r w:rsidRPr="7C1426FE" w:rsidR="0866F483">
        <w:rPr>
          <w:rFonts w:eastAsia="Yu Mincho"/>
          <w:color w:val="000000" w:themeColor="text1" w:themeTint="FF" w:themeShade="FF"/>
        </w:rPr>
        <w:t xml:space="preserve">developments in </w:t>
      </w:r>
      <w:r w:rsidRPr="7C1426FE" w:rsidR="2CED1ADD">
        <w:rPr>
          <w:rFonts w:eastAsia="Yu Mincho"/>
          <w:color w:val="000000" w:themeColor="text1" w:themeTint="FF" w:themeShade="FF"/>
        </w:rPr>
        <w:t xml:space="preserve">correcting spinal cord injuries in animals, could be applied to </w:t>
      </w:r>
      <w:r w:rsidRPr="7C1426FE" w:rsidR="3535337A">
        <w:rPr>
          <w:rFonts w:eastAsia="Yu Mincho"/>
          <w:color w:val="000000" w:themeColor="text1" w:themeTint="FF" w:themeShade="FF"/>
        </w:rPr>
        <w:t xml:space="preserve">helping domesticated animals </w:t>
      </w:r>
      <w:r w:rsidRPr="7C1426FE" w:rsidR="0F35C564">
        <w:rPr>
          <w:rFonts w:eastAsia="Yu Mincho"/>
          <w:color w:val="000000" w:themeColor="text1" w:themeTint="FF" w:themeShade="FF"/>
        </w:rPr>
        <w:t>(</w:t>
      </w:r>
      <w:r w:rsidRPr="7C1426FE" w:rsidR="0F35C564">
        <w:rPr>
          <w:rFonts w:eastAsia="Times New Roman"/>
        </w:rPr>
        <w:t xml:space="preserve">United Nations, </w:t>
      </w:r>
      <w:r w:rsidRPr="7C1426FE" w:rsidR="258D37EE">
        <w:rPr>
          <w:rFonts w:eastAsia="Times New Roman"/>
          <w:i w:val="1"/>
          <w:iCs w:val="1"/>
        </w:rPr>
        <w:t xml:space="preserve">Goal </w:t>
      </w:r>
      <w:r w:rsidRPr="7C1426FE" w:rsidR="4756AA77">
        <w:rPr>
          <w:rFonts w:eastAsia="Times New Roman"/>
          <w:i w:val="1"/>
          <w:iCs w:val="1"/>
        </w:rPr>
        <w:t>1</w:t>
      </w:r>
      <w:r w:rsidRPr="7C1426FE" w:rsidR="1EF0C6F9">
        <w:rPr>
          <w:rFonts w:eastAsia="Times New Roman"/>
          <w:i w:val="1"/>
          <w:iCs w:val="1"/>
        </w:rPr>
        <w:t>5</w:t>
      </w:r>
      <w:r w:rsidRPr="7C1426FE" w:rsidR="0F35C564">
        <w:rPr>
          <w:rFonts w:eastAsia="Times New Roman"/>
          <w:i w:val="1"/>
          <w:iCs w:val="1"/>
        </w:rPr>
        <w:t xml:space="preserve"> | </w:t>
      </w:r>
      <w:r w:rsidRPr="7C1426FE" w:rsidR="122A957C">
        <w:rPr>
          <w:rFonts w:eastAsia="Times New Roman"/>
          <w:i w:val="1"/>
          <w:iCs w:val="1"/>
        </w:rPr>
        <w:t>Sustainable Development</w:t>
      </w:r>
      <w:r w:rsidRPr="7C1426FE" w:rsidR="0F35C564">
        <w:rPr>
          <w:rFonts w:eastAsia="Yu Mincho"/>
          <w:color w:val="212121"/>
        </w:rPr>
        <w:t>)</w:t>
      </w:r>
      <w:r w:rsidRPr="7C1426FE" w:rsidR="40D4523D">
        <w:rPr>
          <w:rFonts w:eastAsia="Yu Mincho"/>
          <w:color w:val="000000" w:themeColor="text1" w:themeTint="FF" w:themeShade="FF"/>
        </w:rPr>
        <w:t>.</w:t>
      </w:r>
      <w:commentRangeStart w:id="16"/>
      <w:commentRangeEnd w:id="16"/>
      <w:r>
        <w:rPr>
          <w:rStyle w:val="CommentReference"/>
        </w:rPr>
        <w:commentReference w:id="16"/>
      </w:r>
    </w:p>
    <w:p w:rsidR="00E62B82" w:rsidP="00E62B82" w:rsidRDefault="00E62B82" w14:paraId="3141A5EB" w14:textId="77777777"/>
    <w:p w:rsidR="0042597B" w:rsidP="00E62B82" w:rsidRDefault="00B86EC1" w14:paraId="73F604CB" w14:textId="01C48FCE">
      <w:r w:rsidR="7BF5B0C6">
        <w:rPr/>
        <w:t>In order to</w:t>
      </w:r>
      <w:r w:rsidR="7BF5B0C6">
        <w:rPr/>
        <w:t xml:space="preserve"> </w:t>
      </w:r>
      <w:proofErr w:type="gramStart"/>
      <w:r w:rsidR="2083E108">
        <w:rPr/>
        <w:t>fulfill</w:t>
      </w:r>
      <w:proofErr w:type="gramEnd"/>
      <w:r w:rsidR="6936E914">
        <w:rPr/>
        <w:t xml:space="preserve"> the functional requirements, some design constraints </w:t>
      </w:r>
      <w:r w:rsidR="7BF5B0C6">
        <w:rPr/>
        <w:t>to be considered will be the following. The timeline of</w:t>
      </w:r>
      <w:r w:rsidR="18E232E1">
        <w:rPr/>
        <w:t xml:space="preserve"> </w:t>
      </w:r>
      <w:r w:rsidR="3FDE4830">
        <w:rPr/>
        <w:t>the</w:t>
      </w:r>
      <w:r w:rsidR="7BF5B0C6">
        <w:rPr/>
        <w:t xml:space="preserve"> project only grants the team two semesters </w:t>
      </w:r>
      <w:r w:rsidR="5F6591DB">
        <w:rPr/>
        <w:t xml:space="preserve">to complete and validate the system. </w:t>
      </w:r>
      <w:r w:rsidR="5F6591DB">
        <w:rPr/>
        <w:t>In order to</w:t>
      </w:r>
      <w:r w:rsidR="5F6591DB">
        <w:rPr/>
        <w:t xml:space="preserve"> com</w:t>
      </w:r>
      <w:r w:rsidR="7E9CBDC9">
        <w:rPr/>
        <w:t>bat</w:t>
      </w:r>
      <w:r w:rsidR="5F6591DB">
        <w:rPr/>
        <w:t xml:space="preserve"> this, the ergonomics </w:t>
      </w:r>
      <w:r w:rsidR="7E9CBDC9">
        <w:rPr/>
        <w:t>of the team to promote maximum efficiency will</w:t>
      </w:r>
      <w:r w:rsidR="2173ADCC">
        <w:rPr/>
        <w:t xml:space="preserve"> include </w:t>
      </w:r>
      <w:r w:rsidR="7E9CBDC9">
        <w:rPr/>
        <w:t>staying organized by utilizing Microsoft teams</w:t>
      </w:r>
      <w:r w:rsidR="3112CB54">
        <w:rPr/>
        <w:t xml:space="preserve"> filesharing</w:t>
      </w:r>
      <w:r w:rsidR="7E9CBDC9">
        <w:rPr/>
        <w:t xml:space="preserve"> in conjunction with </w:t>
      </w:r>
      <w:proofErr w:type="spellStart"/>
      <w:r w:rsidR="3112CB54">
        <w:rPr/>
        <w:t>E</w:t>
      </w:r>
      <w:r w:rsidR="7E9CBDC9">
        <w:rPr/>
        <w:t>dusource</w:t>
      </w:r>
      <w:proofErr w:type="spellEnd"/>
      <w:r w:rsidR="3112CB54">
        <w:rPr/>
        <w:t xml:space="preserve">, along with task management </w:t>
      </w:r>
      <w:proofErr w:type="gramStart"/>
      <w:r w:rsidR="3112CB54">
        <w:rPr/>
        <w:t>through the use of</w:t>
      </w:r>
      <w:proofErr w:type="gramEnd"/>
      <w:r w:rsidR="3112CB54">
        <w:rPr/>
        <w:t xml:space="preserve"> the “</w:t>
      </w:r>
      <w:r w:rsidR="37173E05">
        <w:rPr/>
        <w:t>Trello</w:t>
      </w:r>
      <w:r w:rsidR="3112CB54">
        <w:rPr/>
        <w:t xml:space="preserve">” application, which allows us to lay out </w:t>
      </w:r>
      <w:r w:rsidR="16E66C73">
        <w:rPr/>
        <w:t xml:space="preserve">a “to-do list” of tasks that need to be done, specify which tasks are currently being worked upon, and </w:t>
      </w:r>
      <w:r w:rsidR="3A5BE10F">
        <w:rPr/>
        <w:t>which tasks are completed. The aim of using this system is to allow us to break up larger tasks</w:t>
      </w:r>
      <w:r w:rsidR="582BF0B7">
        <w:rPr/>
        <w:t xml:space="preserve"> into smaller weekly tasks and divide the work up evenly amongst the team. This will also allow the project coordinator or other team members to examine what is currently being worked upon, and through the application’s comment/file sharing system, we </w:t>
      </w:r>
      <w:r w:rsidR="6C7CFC01">
        <w:rPr/>
        <w:t>can establish a checklist for each task and document where we are facing issues upon completing a task. This would allow other members or advisors to step in and collaborate</w:t>
      </w:r>
      <w:r w:rsidR="31B77062">
        <w:rPr/>
        <w:t xml:space="preserve"> on a </w:t>
      </w:r>
      <w:r w:rsidR="63BD5844">
        <w:rPr/>
        <w:t>solution or</w:t>
      </w:r>
      <w:r w:rsidR="31B77062">
        <w:rPr/>
        <w:t xml:space="preserve"> shed light </w:t>
      </w:r>
      <w:proofErr w:type="gramStart"/>
      <w:r w:rsidR="31B77062">
        <w:rPr/>
        <w:t>to</w:t>
      </w:r>
      <w:proofErr w:type="gramEnd"/>
      <w:r w:rsidR="31B77062">
        <w:rPr/>
        <w:t xml:space="preserve"> further constraints the team may not be aware of. </w:t>
      </w:r>
      <w:r w:rsidR="025C472B">
        <w:rPr/>
        <w:t xml:space="preserve">Previous Senior Design teams have utilized a similar system to stay on track, and several research labs such as Dr. Bai and Dr. Thomson’s labs have utilized this system. </w:t>
      </w:r>
      <w:r w:rsidR="5BCC5581">
        <w:rPr/>
        <w:t xml:space="preserve">From Robert Bara’s experience working in their lab for a year and a half, the workflow has been positive and efficient, which is why we </w:t>
      </w:r>
      <w:r w:rsidR="140AA44F">
        <w:rPr/>
        <w:t xml:space="preserve">are aiming to apply a similar </w:t>
      </w:r>
      <w:r w:rsidR="140AA44F">
        <w:rPr/>
        <w:t>workflow</w:t>
      </w:r>
      <w:r w:rsidR="140AA44F">
        <w:rPr/>
        <w:t xml:space="preserve"> here. Ultimately, t</w:t>
      </w:r>
      <w:r w:rsidR="63BD5844">
        <w:rPr/>
        <w:t>he bulk of the project’s problem</w:t>
      </w:r>
      <w:r w:rsidR="79E13BC2">
        <w:rPr/>
        <w:t xml:space="preserve">-solving </w:t>
      </w:r>
      <w:r w:rsidR="63BD5844">
        <w:rPr/>
        <w:t>and conflict</w:t>
      </w:r>
      <w:r w:rsidR="79E13BC2">
        <w:rPr/>
        <w:t>-</w:t>
      </w:r>
      <w:r w:rsidR="63BD5844">
        <w:rPr/>
        <w:t>management skills will probably stem from using this work ethi</w:t>
      </w:r>
      <w:r w:rsidR="79E13BC2">
        <w:rPr/>
        <w:t xml:space="preserve">c. </w:t>
      </w:r>
      <w:commentRangeStart w:id="18"/>
      <w:commentRangeEnd w:id="18"/>
      <w:r>
        <w:rPr>
          <w:rStyle w:val="CommentReference"/>
        </w:rPr>
        <w:commentReference w:id="18"/>
      </w:r>
    </w:p>
    <w:p w:rsidR="0042597B" w:rsidP="00E62B82" w:rsidRDefault="0042597B" w14:paraId="15AB56F4" w14:textId="77777777"/>
    <w:p w:rsidR="00A43910" w:rsidP="6A5DE83C" w:rsidRDefault="74B30466" w14:paraId="59FB1525" w14:textId="2E3F9007">
      <w:pPr>
        <w:rPr>
          <w:rFonts w:eastAsia="Yu Mincho"/>
        </w:rPr>
      </w:pPr>
      <w:r w:rsidR="1A713AB3">
        <w:rPr/>
        <w:t>Design constraints to the actual system</w:t>
      </w:r>
      <w:r w:rsidR="686EA630">
        <w:rPr/>
        <w:t xml:space="preserve"> </w:t>
      </w:r>
      <w:r w:rsidR="7B089FDA">
        <w:rPr/>
        <w:t>primarily include</w:t>
      </w:r>
      <w:r w:rsidR="686EA630">
        <w:rPr/>
        <w:t xml:space="preserve"> the following</w:t>
      </w:r>
      <w:r w:rsidR="730A6360">
        <w:rPr/>
        <w:t xml:space="preserve"> ethical considerations</w:t>
      </w:r>
      <w:r w:rsidR="009B81D6">
        <w:rPr/>
        <w:t>.</w:t>
      </w:r>
      <w:r w:rsidR="6DB9CEC9">
        <w:rPr/>
        <w:t xml:space="preserve"> T</w:t>
      </w:r>
      <w:r w:rsidR="21BDC666">
        <w:rPr/>
        <w:t xml:space="preserve">o develop a system to safely be used on felines, the system must consider animal welfare for performing the test, as well as safety </w:t>
      </w:r>
      <w:r w:rsidR="6754BC52">
        <w:rPr/>
        <w:t>protocols</w:t>
      </w:r>
      <w:r w:rsidR="21BDC666">
        <w:rPr/>
        <w:t xml:space="preserve"> for the</w:t>
      </w:r>
      <w:r w:rsidR="2F906FBB">
        <w:rPr/>
        <w:t xml:space="preserve"> team when developing and testing</w:t>
      </w:r>
      <w:r w:rsidR="0F9C7202">
        <w:rPr/>
        <w:t xml:space="preserve"> the apparatus</w:t>
      </w:r>
      <w:r w:rsidR="7103F1A0">
        <w:rPr/>
        <w:t>.</w:t>
      </w:r>
      <w:r w:rsidR="2F906FBB">
        <w:rPr/>
        <w:t xml:space="preserve"> </w:t>
      </w:r>
      <w:r w:rsidR="2DDC3669">
        <w:rPr/>
        <w:t xml:space="preserve">The Animal Welfare Act (AWA) is the federal law in the US that provides guidelines that regulates </w:t>
      </w:r>
      <w:r w:rsidR="7BB9E78C">
        <w:rPr/>
        <w:t xml:space="preserve">use of </w:t>
      </w:r>
      <w:r w:rsidR="2DDC3669">
        <w:rPr/>
        <w:t>animals in research</w:t>
      </w:r>
      <w:r w:rsidR="0FAD7747">
        <w:rPr/>
        <w:t>.</w:t>
      </w:r>
      <w:r w:rsidR="2DDC3669">
        <w:rPr/>
        <w:t xml:space="preserve"> The act gives a set of standards </w:t>
      </w:r>
      <w:r w:rsidR="1C86711F">
        <w:rPr/>
        <w:t>regarding housing, handling, sanitation, food, water, veterinary</w:t>
      </w:r>
      <w:r w:rsidR="2DDC3669">
        <w:rPr/>
        <w:t xml:space="preserve"> </w:t>
      </w:r>
      <w:r w:rsidR="2DDC3669">
        <w:rPr/>
        <w:t>care</w:t>
      </w:r>
      <w:r w:rsidR="2DDC3669">
        <w:rPr/>
        <w:t xml:space="preserve"> </w:t>
      </w:r>
      <w:r w:rsidR="1C86711F">
        <w:rPr/>
        <w:t>and protection from weather extremes.</w:t>
      </w:r>
      <w:r w:rsidR="2DDC3669">
        <w:rPr/>
        <w:t xml:space="preserve"> The act over the years has been amended a few times to give more protection to animals and</w:t>
      </w:r>
      <w:del w:author="Michel Lemay" w:date="2021-12-03T13:49:00Z" w:id="1784155180">
        <w:r w:rsidDel="2DDC3669">
          <w:delText xml:space="preserve"> a</w:delText>
        </w:r>
      </w:del>
      <w:r w:rsidR="2DDC3669">
        <w:rPr/>
        <w:t xml:space="preserve"> greater </w:t>
      </w:r>
      <w:r w:rsidR="0FAD7747">
        <w:rPr/>
        <w:t>fine</w:t>
      </w:r>
      <w:ins w:author="Michel Lemay" w:date="2021-12-03T13:49:00Z" w:id="1860463007">
        <w:r w:rsidR="0E28E507">
          <w:t>s</w:t>
        </w:r>
      </w:ins>
      <w:r w:rsidR="2DDC3669">
        <w:rPr/>
        <w:t xml:space="preserve"> to those</w:t>
      </w:r>
      <w:r w:rsidR="60FA534B">
        <w:rPr/>
        <w:t xml:space="preserve"> who do not follow the amendment</w:t>
      </w:r>
      <w:r w:rsidR="0FAD7747">
        <w:rPr/>
        <w:t>.</w:t>
      </w:r>
      <w:r w:rsidR="281258CE">
        <w:rPr/>
        <w:t xml:space="preserve"> </w:t>
      </w:r>
      <w:r w:rsidR="788BA8FD">
        <w:rPr/>
        <w:t xml:space="preserve">Even though each of the changes are important, the key one that this senior design should focus on is the Improved Standards for Laboratory Animals (ISLAA). </w:t>
      </w:r>
      <w:r w:rsidRPr="7C1426FE" w:rsidR="3717D544">
        <w:rPr>
          <w:rFonts w:eastAsia="Yu Mincho"/>
        </w:rPr>
        <w:t xml:space="preserve">In December 1985, </w:t>
      </w:r>
      <w:r w:rsidRPr="7C1426FE" w:rsidR="643D6367">
        <w:rPr>
          <w:rFonts w:eastAsia="Yu Mincho"/>
        </w:rPr>
        <w:t xml:space="preserve">the Food Security Act (P.L.99-198) was added to AWA, which includes ISLAA. </w:t>
      </w:r>
      <w:r w:rsidRPr="7C1426FE" w:rsidR="3717D544">
        <w:rPr>
          <w:rFonts w:eastAsia="Yu Mincho"/>
        </w:rPr>
        <w:t xml:space="preserve">The amendment was created to help with minimizing the pain and distress of animals that are in a laboratory environment. </w:t>
      </w:r>
      <w:r w:rsidRPr="7C1426FE" w:rsidR="574A4D20">
        <w:rPr>
          <w:rFonts w:eastAsia="Yu Mincho"/>
        </w:rPr>
        <w:t xml:space="preserve">If there is a </w:t>
      </w:r>
      <w:proofErr w:type="gramStart"/>
      <w:r w:rsidRPr="7C1426FE" w:rsidR="574A4D20">
        <w:rPr>
          <w:rFonts w:eastAsia="Yu Mincho"/>
        </w:rPr>
        <w:t>researched</w:t>
      </w:r>
      <w:proofErr w:type="gramEnd"/>
      <w:r w:rsidRPr="7C1426FE" w:rsidR="574A4D20">
        <w:rPr>
          <w:rFonts w:eastAsia="Yu Mincho"/>
        </w:rPr>
        <w:t xml:space="preserve"> </w:t>
      </w:r>
      <w:r w:rsidRPr="7C1426FE" w:rsidR="6466EACD">
        <w:rPr>
          <w:rFonts w:eastAsia="Yu Mincho"/>
        </w:rPr>
        <w:t>facility,</w:t>
      </w:r>
      <w:r w:rsidRPr="7C1426FE" w:rsidR="574A4D20">
        <w:rPr>
          <w:rFonts w:eastAsia="Yu Mincho"/>
        </w:rPr>
        <w:t xml:space="preserve"> there </w:t>
      </w:r>
      <w:r w:rsidRPr="7C1426FE" w:rsidR="5492DB55">
        <w:rPr>
          <w:rFonts w:eastAsia="Yu Mincho"/>
        </w:rPr>
        <w:t>must</w:t>
      </w:r>
      <w:r w:rsidRPr="7C1426FE" w:rsidR="574A4D20">
        <w:rPr>
          <w:rFonts w:eastAsia="Yu Mincho"/>
        </w:rPr>
        <w:t xml:space="preserve"> be a veterinarian and an unaffiliated person that </w:t>
      </w:r>
      <w:proofErr w:type="gramStart"/>
      <w:r w:rsidRPr="7C1426FE" w:rsidR="574A4D20">
        <w:rPr>
          <w:rFonts w:eastAsia="Yu Mincho"/>
        </w:rPr>
        <w:t>has to</w:t>
      </w:r>
      <w:proofErr w:type="gramEnd"/>
      <w:r w:rsidRPr="7C1426FE" w:rsidR="574A4D20">
        <w:rPr>
          <w:rFonts w:eastAsia="Yu Mincho"/>
        </w:rPr>
        <w:t xml:space="preserve"> represent the welfare of the animals</w:t>
      </w:r>
      <w:r w:rsidRPr="7C1426FE" w:rsidR="221E1C78">
        <w:rPr>
          <w:rFonts w:eastAsia="Yu Mincho"/>
        </w:rPr>
        <w:t xml:space="preserve">. </w:t>
      </w:r>
      <w:r w:rsidRPr="7C1426FE" w:rsidR="122B2418">
        <w:rPr>
          <w:rFonts w:eastAsia="Yu Mincho"/>
        </w:rPr>
        <w:t xml:space="preserve">If the regulations set forth by AWA </w:t>
      </w:r>
      <w:r w:rsidRPr="7C1426FE" w:rsidR="4DB61D24">
        <w:rPr>
          <w:rFonts w:eastAsia="Yu Mincho"/>
        </w:rPr>
        <w:t>are</w:t>
      </w:r>
      <w:r w:rsidRPr="7C1426FE" w:rsidR="122B2418">
        <w:rPr>
          <w:rFonts w:eastAsia="Yu Mincho"/>
        </w:rPr>
        <w:t xml:space="preserve"> not followed the</w:t>
      </w:r>
      <w:r w:rsidRPr="7C1426FE" w:rsidR="668AD7BB">
        <w:rPr>
          <w:rFonts w:eastAsia="Yu Mincho"/>
        </w:rPr>
        <w:t>re would be violations up to $2,500</w:t>
      </w:r>
      <w:r w:rsidRPr="7C1426FE" w:rsidR="22E8DCCC">
        <w:rPr>
          <w:rFonts w:eastAsia="Yu Mincho"/>
        </w:rPr>
        <w:t xml:space="preserve"> (</w:t>
      </w:r>
      <w:r w:rsidRPr="7C1426FE" w:rsidR="22E8DCCC">
        <w:rPr>
          <w:rFonts w:eastAsia="Yu Mincho"/>
          <w:i w:val="1"/>
          <w:iCs w:val="1"/>
        </w:rPr>
        <w:t>Animal Welfare Act).</w:t>
      </w:r>
      <w:r w:rsidRPr="7C1426FE" w:rsidR="2DDC3669">
        <w:rPr>
          <w:rFonts w:eastAsia="Yu Mincho"/>
          <w:i w:val="1"/>
          <w:iCs w:val="1"/>
        </w:rPr>
        <w:t xml:space="preserve"> </w:t>
      </w:r>
      <w:r w:rsidR="66078D88">
        <w:rPr/>
        <w:t xml:space="preserve">Prior research mentions the Hargreaves test </w:t>
      </w:r>
      <w:r w:rsidR="5988E765">
        <w:rPr/>
        <w:t>upholding</w:t>
      </w:r>
      <w:r w:rsidR="5BD6ECA6">
        <w:rPr/>
        <w:t xml:space="preserve"> </w:t>
      </w:r>
      <w:r w:rsidR="7C039F3B">
        <w:rPr/>
        <w:t>t</w:t>
      </w:r>
      <w:r w:rsidR="5BD6ECA6">
        <w:rPr/>
        <w:t>he International Association for the Study</w:t>
      </w:r>
      <w:r w:rsidR="57A9118B">
        <w:rPr/>
        <w:t xml:space="preserve"> </w:t>
      </w:r>
      <w:r w:rsidR="5BD6ECA6">
        <w:rPr/>
        <w:t>of</w:t>
      </w:r>
      <w:r w:rsidR="13ED8FDA">
        <w:rPr/>
        <w:t xml:space="preserve"> </w:t>
      </w:r>
      <w:r w:rsidR="5BD6ECA6">
        <w:rPr/>
        <w:t>Pain</w:t>
      </w:r>
      <w:r w:rsidR="66078D88">
        <w:rPr/>
        <w:t xml:space="preserve"> </w:t>
      </w:r>
      <w:r w:rsidR="32F19204">
        <w:rPr/>
        <w:t>(</w:t>
      </w:r>
      <w:r w:rsidR="5DC44C7A">
        <w:rPr/>
        <w:t>IASP</w:t>
      </w:r>
      <w:r w:rsidR="454EAD5D">
        <w:rPr/>
        <w:t>)</w:t>
      </w:r>
      <w:r w:rsidRPr="7C1426FE" w:rsidR="3715D868">
        <w:rPr>
          <w:b w:val="1"/>
          <w:bCs w:val="1"/>
        </w:rPr>
        <w:t xml:space="preserve"> </w:t>
      </w:r>
      <w:r w:rsidR="3715D868">
        <w:rPr/>
        <w:t>guidelines</w:t>
      </w:r>
      <w:r w:rsidR="069F2655">
        <w:rPr/>
        <w:t>.</w:t>
      </w:r>
      <w:r w:rsidR="3905755D">
        <w:rPr/>
        <w:t xml:space="preserve"> IASP</w:t>
      </w:r>
      <w:r w:rsidR="2FFA2BC5">
        <w:rPr/>
        <w:t xml:space="preserve"> </w:t>
      </w:r>
      <w:r w:rsidR="3905755D">
        <w:rPr/>
        <w:t xml:space="preserve">guidelines for the use of animals in research supports the use of animal testing for the “development of </w:t>
      </w:r>
      <w:r w:rsidR="3905755D">
        <w:rPr/>
        <w:t>new approaches</w:t>
      </w:r>
      <w:r w:rsidR="3905755D">
        <w:rPr/>
        <w:t xml:space="preserve"> for the management of pain</w:t>
      </w:r>
      <w:r w:rsidR="3D138011">
        <w:rPr/>
        <w:t>.”</w:t>
      </w:r>
      <w:r w:rsidR="3905755D">
        <w:rPr/>
        <w:t xml:space="preserve"> </w:t>
      </w:r>
      <w:r w:rsidR="0A995E4D">
        <w:rPr/>
        <w:t>It is</w:t>
      </w:r>
      <w:r w:rsidR="3905755D">
        <w:rPr/>
        <w:t xml:space="preserve"> understood that the range of testing can be on the spectrum of analyses that observe acute pain as well as the extreme of more complex testing that cause the nervous system to be altered </w:t>
      </w:r>
      <w:r w:rsidR="3C070C47">
        <w:rPr/>
        <w:t>because of</w:t>
      </w:r>
      <w:r w:rsidR="3905755D">
        <w:rPr/>
        <w:t xml:space="preserve"> tissue injury. With these conditions it’s always expected that those who perform experiments on live animals are doing so humanely. The IASP endorses the animal welfare policies and guidelines that are established by many national and regional organizations. The reference in this case would be U.S based policies and guidelines and researchers are expected to abide by them. All publications of work after research findings must be verified by authors in compliance with these guidelines upon submission (IASP</w:t>
      </w:r>
      <w:r w:rsidR="0B18A1E4">
        <w:rPr/>
        <w:t>,</w:t>
      </w:r>
      <w:r w:rsidRPr="7C1426FE" w:rsidR="3905755D">
        <w:rPr>
          <w:i w:val="1"/>
          <w:iCs w:val="1"/>
        </w:rPr>
        <w:t xml:space="preserve"> </w:t>
      </w:r>
      <w:r w:rsidRPr="7C1426FE" w:rsidR="6DCBC0CA">
        <w:rPr>
          <w:i w:val="1"/>
          <w:iCs w:val="1"/>
        </w:rPr>
        <w:t>G</w:t>
      </w:r>
      <w:r w:rsidRPr="7C1426FE" w:rsidR="3905755D">
        <w:rPr>
          <w:i w:val="1"/>
          <w:iCs w:val="1"/>
        </w:rPr>
        <w:t xml:space="preserve">uidelines for the </w:t>
      </w:r>
      <w:r w:rsidRPr="7C1426FE" w:rsidR="06BC8BAC">
        <w:rPr>
          <w:i w:val="1"/>
          <w:iCs w:val="1"/>
        </w:rPr>
        <w:t>U</w:t>
      </w:r>
      <w:r w:rsidRPr="7C1426FE" w:rsidR="3905755D">
        <w:rPr>
          <w:i w:val="1"/>
          <w:iCs w:val="1"/>
        </w:rPr>
        <w:t xml:space="preserve">se of </w:t>
      </w:r>
      <w:r w:rsidRPr="7C1426FE" w:rsidR="683FBEC7">
        <w:rPr>
          <w:i w:val="1"/>
          <w:iCs w:val="1"/>
        </w:rPr>
        <w:t>A</w:t>
      </w:r>
      <w:r w:rsidRPr="7C1426FE" w:rsidR="3905755D">
        <w:rPr>
          <w:i w:val="1"/>
          <w:iCs w:val="1"/>
        </w:rPr>
        <w:t xml:space="preserve">nimals in </w:t>
      </w:r>
      <w:r w:rsidRPr="7C1426FE" w:rsidR="45A4070E">
        <w:rPr>
          <w:i w:val="1"/>
          <w:iCs w:val="1"/>
        </w:rPr>
        <w:t>R</w:t>
      </w:r>
      <w:r w:rsidRPr="7C1426FE" w:rsidR="3905755D">
        <w:rPr>
          <w:i w:val="1"/>
          <w:iCs w:val="1"/>
        </w:rPr>
        <w:t>esearch</w:t>
      </w:r>
      <w:r w:rsidR="3905755D">
        <w:rPr/>
        <w:t xml:space="preserve">, (2021), p.1). </w:t>
      </w:r>
      <w:r w:rsidR="5E08FE1B">
        <w:rPr/>
        <w:t xml:space="preserve">There are no local </w:t>
      </w:r>
      <w:r w:rsidR="0FE6F83F">
        <w:rPr/>
        <w:t>references</w:t>
      </w:r>
      <w:r w:rsidR="1E26E1DE">
        <w:rPr/>
        <w:t xml:space="preserve"> or recommendations </w:t>
      </w:r>
      <w:r w:rsidR="78737F91">
        <w:rPr/>
        <w:t xml:space="preserve">for our specific location of research, </w:t>
      </w:r>
      <w:r w:rsidR="1E26E1DE">
        <w:rPr/>
        <w:t xml:space="preserve">therefore the Animal welfare act will be the primary point of reference for </w:t>
      </w:r>
      <w:r w:rsidR="27348E07">
        <w:rPr/>
        <w:t>our project</w:t>
      </w:r>
      <w:r w:rsidR="4326ED92">
        <w:rPr/>
        <w:t>, but we will keep other references in mind to develop the most humane system</w:t>
      </w:r>
      <w:r w:rsidR="1E26E1DE">
        <w:rPr/>
        <w:t>.</w:t>
      </w:r>
      <w:r w:rsidRPr="7C1426FE" w:rsidR="0407BB63">
        <w:rPr>
          <w:rFonts w:eastAsia="Times New Roman"/>
        </w:rPr>
        <w:t xml:space="preserve"> </w:t>
      </w:r>
      <w:r w:rsidRPr="7C1426FE" w:rsidR="2675C485">
        <w:rPr>
          <w:rFonts w:eastAsia="Times New Roman"/>
        </w:rPr>
        <w:t xml:space="preserve">Before any </w:t>
      </w:r>
      <w:r w:rsidRPr="7C1426FE" w:rsidR="50EC46E8">
        <w:rPr>
          <w:rFonts w:eastAsia="Times New Roman"/>
        </w:rPr>
        <w:t>animal</w:t>
      </w:r>
      <w:r w:rsidRPr="7C1426FE" w:rsidR="2675C485">
        <w:rPr>
          <w:rFonts w:eastAsia="Times New Roman"/>
        </w:rPr>
        <w:t xml:space="preserve"> testing occurs, the following safety procedures will be </w:t>
      </w:r>
      <w:r w:rsidRPr="7C1426FE" w:rsidR="6E705DBD">
        <w:rPr>
          <w:rFonts w:eastAsia="Times New Roman"/>
        </w:rPr>
        <w:t>performed</w:t>
      </w:r>
      <w:r w:rsidRPr="7C1426FE" w:rsidR="2675C485">
        <w:rPr>
          <w:rFonts w:eastAsia="Times New Roman"/>
        </w:rPr>
        <w:t>.</w:t>
      </w:r>
      <w:r w:rsidRPr="7C1426FE" w:rsidR="2675C485">
        <w:rPr>
          <w:rFonts w:eastAsia="Times New Roman"/>
          <w:i w:val="1"/>
          <w:iCs w:val="1"/>
        </w:rPr>
        <w:t xml:space="preserve"> </w:t>
      </w:r>
      <w:r w:rsidRPr="7C1426FE" w:rsidR="2675C485">
        <w:rPr>
          <w:rFonts w:eastAsia="Times New Roman"/>
        </w:rPr>
        <w:t xml:space="preserve">There must be proper signage around the machine to make sure that people are aware of testing. </w:t>
      </w:r>
      <w:r w:rsidRPr="7C1426FE" w:rsidR="2003B1A5">
        <w:rPr>
          <w:rFonts w:eastAsia="Times New Roman"/>
        </w:rPr>
        <w:t>A</w:t>
      </w:r>
      <w:r w:rsidRPr="7C1426FE" w:rsidR="2675C485">
        <w:rPr>
          <w:rFonts w:eastAsia="Times New Roman"/>
        </w:rPr>
        <w:t xml:space="preserve"> quick way to turn off the laser in case of an emergency</w:t>
      </w:r>
      <w:r w:rsidRPr="7C1426FE" w:rsidR="3B32EEAA">
        <w:rPr>
          <w:rFonts w:eastAsia="Times New Roman"/>
        </w:rPr>
        <w:t xml:space="preserve"> will be developed</w:t>
      </w:r>
      <w:r w:rsidRPr="7C1426FE" w:rsidR="2675C485">
        <w:rPr>
          <w:rFonts w:eastAsia="Times New Roman"/>
        </w:rPr>
        <w:t>. Before starting tests</w:t>
      </w:r>
      <w:r w:rsidRPr="7C1426FE" w:rsidR="446BDF86">
        <w:rPr>
          <w:rFonts w:eastAsia="Times New Roman"/>
        </w:rPr>
        <w:t>, a</w:t>
      </w:r>
      <w:r w:rsidRPr="7C1426FE" w:rsidR="2675C485">
        <w:rPr>
          <w:rFonts w:eastAsia="Times New Roman"/>
        </w:rPr>
        <w:t xml:space="preserve"> preliminary test at a lower </w:t>
      </w:r>
      <w:r w:rsidRPr="7C1426FE" w:rsidR="4988E232">
        <w:rPr>
          <w:rFonts w:eastAsia="Times New Roman"/>
        </w:rPr>
        <w:t>energy level must be done</w:t>
      </w:r>
      <w:r w:rsidRPr="7C1426FE" w:rsidR="2675C485">
        <w:rPr>
          <w:rFonts w:eastAsia="Times New Roman"/>
        </w:rPr>
        <w:t>.</w:t>
      </w:r>
      <w:r w:rsidRPr="7C1426FE" w:rsidR="2675C485">
        <w:rPr>
          <w:rFonts w:eastAsia="Yu Mincho"/>
        </w:rPr>
        <w:t xml:space="preserve"> While assembling the laser it should avoid eye level whether the person is standing or sitting, we must make sure the area is clear around the table, and there cannot be any reflective material near the laser.</w:t>
      </w:r>
      <w:r w:rsidRPr="7C1426FE" w:rsidR="36138A9C">
        <w:rPr>
          <w:rFonts w:eastAsia="Yu Mincho"/>
        </w:rPr>
        <w:t xml:space="preserve"> P</w:t>
      </w:r>
      <w:r w:rsidRPr="7C1426FE" w:rsidR="152D04FA">
        <w:rPr>
          <w:rFonts w:eastAsia="Yu Mincho"/>
        </w:rPr>
        <w:t xml:space="preserve">ersonal </w:t>
      </w:r>
      <w:r w:rsidRPr="7C1426FE" w:rsidR="36138A9C">
        <w:rPr>
          <w:rFonts w:eastAsia="Yu Mincho"/>
        </w:rPr>
        <w:t>P</w:t>
      </w:r>
      <w:r w:rsidRPr="7C1426FE" w:rsidR="31D8972D">
        <w:rPr>
          <w:rFonts w:eastAsia="Yu Mincho"/>
        </w:rPr>
        <w:t xml:space="preserve">rotective </w:t>
      </w:r>
      <w:r w:rsidRPr="7C1426FE" w:rsidR="36138A9C">
        <w:rPr>
          <w:rFonts w:eastAsia="Yu Mincho"/>
        </w:rPr>
        <w:t>E</w:t>
      </w:r>
      <w:r w:rsidRPr="7C1426FE" w:rsidR="2410D601">
        <w:rPr>
          <w:rFonts w:eastAsia="Yu Mincho"/>
        </w:rPr>
        <w:t>quipment (PPE)</w:t>
      </w:r>
      <w:r w:rsidRPr="7C1426FE" w:rsidR="36138A9C">
        <w:rPr>
          <w:rFonts w:eastAsia="Yu Mincho"/>
        </w:rPr>
        <w:t xml:space="preserve"> should be labeled and stored in front of the lab. There needs to be a pair of proper safety glasses for everyone near the laser with the correct optical density and wavelength. Only use material that will not produce harmful chemicals when the laser is applied to it, and the laser should be covered while not in use or once it is finished. (</w:t>
      </w:r>
      <w:r w:rsidRPr="7C1426FE" w:rsidR="7BBFE76C">
        <w:rPr>
          <w:rFonts w:eastAsia="Yu Mincho"/>
          <w:i w:val="1"/>
          <w:iCs w:val="1"/>
        </w:rPr>
        <w:t>Laser Safety Manual</w:t>
      </w:r>
      <w:r w:rsidRPr="7C1426FE" w:rsidR="7BBFE76C">
        <w:rPr>
          <w:rFonts w:eastAsia="Yu Mincho"/>
        </w:rPr>
        <w:t>).</w:t>
      </w:r>
      <w:r w:rsidRPr="7C1426FE" w:rsidR="6994DF1A">
        <w:rPr>
          <w:rFonts w:eastAsia="Yu Mincho"/>
        </w:rPr>
        <w:t xml:space="preserve"> Ultimately, any testing with the laser will be performed by ourselves, if it is unsafe for humans, then it is unsafe for animals, and ev</w:t>
      </w:r>
      <w:r w:rsidRPr="7C1426FE" w:rsidR="3064988C">
        <w:rPr>
          <w:rFonts w:eastAsia="Yu Mincho"/>
        </w:rPr>
        <w:t>en if it is safe for animals, we will still obey the animal welfare act to ensure that animal testing is done as humanely as possible.</w:t>
      </w:r>
      <w:commentRangeStart w:id="21"/>
      <w:commentRangeEnd w:id="21"/>
      <w:r>
        <w:rPr>
          <w:rStyle w:val="CommentReference"/>
        </w:rPr>
        <w:commentReference w:id="21"/>
      </w:r>
    </w:p>
    <w:p w:rsidR="00A43910" w:rsidP="00E62B82" w:rsidRDefault="00A43910" w14:paraId="69BFFCC5" w14:textId="07136BA4">
      <w:pPr>
        <w:rPr>
          <w:rFonts w:eastAsia="Yu Mincho"/>
        </w:rPr>
      </w:pPr>
    </w:p>
    <w:p w:rsidR="00A43910" w:rsidP="00E62B82" w:rsidRDefault="00A43910" w14:paraId="0D639AF2" w14:textId="69123876">
      <w:r>
        <w:t xml:space="preserve">Additionally, the project aims to create a </w:t>
      </w:r>
      <w:r w:rsidR="00AF6C50">
        <w:t xml:space="preserve">cheaper system than the Hargreaves Test, meaning the finalized product must be less than $15k, and our contributions to the existing prototype must be within budget of </w:t>
      </w:r>
      <w:r w:rsidR="00045666">
        <w:t xml:space="preserve">$1000 granted to the four-person senior design team. </w:t>
      </w:r>
      <w:r w:rsidR="009E1CF7">
        <w:t xml:space="preserve">Depending on our approach to designing the computerized system, we may </w:t>
      </w:r>
      <w:r w:rsidR="00E517C9">
        <w:t xml:space="preserve">need to upgrade components such as the microcontroller which is currently done using a </w:t>
      </w:r>
      <w:r w:rsidR="0781B7A0">
        <w:t>R</w:t>
      </w:r>
      <w:r w:rsidR="00E517C9">
        <w:t xml:space="preserve">aspberry </w:t>
      </w:r>
      <w:r w:rsidR="10E45256">
        <w:t>P</w:t>
      </w:r>
      <w:r w:rsidR="00E517C9">
        <w:t xml:space="preserve">i. </w:t>
      </w:r>
      <w:r w:rsidR="006573C3">
        <w:t>Furthermore,</w:t>
      </w:r>
      <w:r w:rsidR="00E517C9">
        <w:t xml:space="preserve"> initial testing done by Dr. Lemay found that the photodiode</w:t>
      </w:r>
      <w:r w:rsidR="00D07921">
        <w:t xml:space="preserve"> component</w:t>
      </w:r>
      <w:r w:rsidR="00E517C9">
        <w:t xml:space="preserve"> </w:t>
      </w:r>
      <w:r w:rsidR="00D07921">
        <w:t>ha</w:t>
      </w:r>
      <w:r w:rsidR="00E517C9">
        <w:t xml:space="preserve">s </w:t>
      </w:r>
      <w:r w:rsidR="00D07921">
        <w:t>been</w:t>
      </w:r>
      <w:r w:rsidR="00E517C9">
        <w:t xml:space="preserve"> </w:t>
      </w:r>
      <w:r w:rsidR="617836A5">
        <w:t>too powerful</w:t>
      </w:r>
      <w:r w:rsidR="00F0683E">
        <w:t xml:space="preserve"> in testing, </w:t>
      </w:r>
      <w:r w:rsidR="2838B3F2">
        <w:t>yielding too many extraneous results,</w:t>
      </w:r>
      <w:r w:rsidR="00F0683E">
        <w:t xml:space="preserve"> so the diode will most likely be replaced to ensure precise, accurate data collection</w:t>
      </w:r>
      <w:r w:rsidR="7AE1EB07">
        <w:t xml:space="preserve"> for valid paw withdrawals</w:t>
      </w:r>
      <w:commentRangeStart w:id="22"/>
      <w:r w:rsidR="00F0683E">
        <w:t>.</w:t>
      </w:r>
      <w:commentRangeEnd w:id="22"/>
      <w:r>
        <w:commentReference w:id="22"/>
      </w:r>
      <w:r w:rsidR="00F0683E">
        <w:t xml:space="preserve"> Any upgrades to these components may result in additional hardware upgrades/downgrades to overall circuit, which may impact the budget of the </w:t>
      </w:r>
      <w:r w:rsidR="00FC101B">
        <w:t>project, as well accessibility. Ideally, the final project design should be a</w:t>
      </w:r>
      <w:r w:rsidR="00903C11">
        <w:t xml:space="preserve"> non</w:t>
      </w:r>
      <w:r w:rsidR="006573C3">
        <w:t>-</w:t>
      </w:r>
      <w:r w:rsidR="00903C11">
        <w:t>en</w:t>
      </w:r>
      <w:r w:rsidR="006573C3">
        <w:t xml:space="preserve">gineer </w:t>
      </w:r>
      <w:r w:rsidR="00903C11">
        <w:t>user-friendly</w:t>
      </w:r>
      <w:r w:rsidR="006573C3">
        <w:t xml:space="preserve">, </w:t>
      </w:r>
      <w:r w:rsidR="00FC101B">
        <w:t>packaged</w:t>
      </w:r>
      <w:r w:rsidR="006573C3">
        <w:t>-</w:t>
      </w:r>
      <w:r w:rsidR="00D7785A">
        <w:t>portable</w:t>
      </w:r>
      <w:r w:rsidR="00FC101B">
        <w:t xml:space="preserve"> system with </w:t>
      </w:r>
      <w:r w:rsidR="00D7785A">
        <w:t>secure wiring</w:t>
      </w:r>
      <w:r w:rsidR="004B5D09">
        <w:t xml:space="preserve"> and a testing apparatus</w:t>
      </w:r>
      <w:r w:rsidR="00D7785A">
        <w:t xml:space="preserve"> that interacts nicely with </w:t>
      </w:r>
      <w:r w:rsidR="00903C11">
        <w:t>the animals, so they are not uncomfortable or</w:t>
      </w:r>
      <w:r w:rsidR="006573C3">
        <w:t xml:space="preserve"> afraid of testing.</w:t>
      </w:r>
      <w:r w:rsidR="00903C11">
        <w:t xml:space="preserve"> </w:t>
      </w:r>
    </w:p>
    <w:p w:rsidR="004B5D09" w:rsidP="00E62B82" w:rsidRDefault="004B5D09" w14:paraId="319CF0FF" w14:textId="77777777"/>
    <w:p w:rsidRPr="00A43910" w:rsidR="004B5D09" w:rsidP="00E62B82" w:rsidRDefault="004B5D09" w14:paraId="6F77BC64" w14:textId="30898E54">
      <w:r>
        <w:t>A summary of</w:t>
      </w:r>
      <w:r w:rsidR="001E74B8">
        <w:t xml:space="preserve"> the current</w:t>
      </w:r>
      <w:r>
        <w:t xml:space="preserve"> </w:t>
      </w:r>
      <w:r w:rsidR="001E74B8">
        <w:t>F</w:t>
      </w:r>
      <w:r>
        <w:t xml:space="preserve">unctional </w:t>
      </w:r>
      <w:r w:rsidR="001E74B8">
        <w:t>R</w:t>
      </w:r>
      <w:r>
        <w:t xml:space="preserve">equirements and </w:t>
      </w:r>
      <w:r w:rsidR="001E74B8">
        <w:t>Design Constraints are displayed by the following tables.</w:t>
      </w:r>
    </w:p>
    <w:p w:rsidR="00E62B82" w:rsidP="00E62B82" w:rsidRDefault="00E62B82" w14:paraId="5B614F51" w14:textId="77777777"/>
    <w:p w:rsidR="00E34D05" w:rsidP="00E34D05" w:rsidRDefault="00E34D05" w14:paraId="71D8E11E" w14:textId="10912790">
      <w:pPr>
        <w:pStyle w:val="Caption"/>
        <w:keepNext/>
      </w:pPr>
      <w:r>
        <w:t xml:space="preserve">Table </w:t>
      </w:r>
      <w:r>
        <w:fldChar w:fldCharType="begin"/>
      </w:r>
      <w:r>
        <w:instrText>SEQ Table \* ARABIC</w:instrText>
      </w:r>
      <w:r>
        <w:fldChar w:fldCharType="separate"/>
      </w:r>
      <w:r w:rsidR="00697972">
        <w:rPr>
          <w:noProof/>
        </w:rPr>
        <w:t>1</w:t>
      </w:r>
      <w:r>
        <w:fldChar w:fldCharType="end"/>
      </w:r>
      <w:r>
        <w:t xml:space="preserve">: </w:t>
      </w:r>
      <w:r w:rsidR="0021340B">
        <w:t>Functional Requirements</w:t>
      </w:r>
      <w:r>
        <w:t xml:space="preserve"> with associated metrics, target values, and references</w:t>
      </w:r>
      <w:r w:rsidR="00C97865">
        <w:t>*</w:t>
      </w:r>
      <w:r>
        <w:t xml:space="preserve"> </w:t>
      </w:r>
    </w:p>
    <w:tbl>
      <w:tblPr>
        <w:tblStyle w:val="TableGrid"/>
        <w:tblW w:w="9350" w:type="dxa"/>
        <w:tblLook w:val="04A0" w:firstRow="1" w:lastRow="0" w:firstColumn="1" w:lastColumn="0" w:noHBand="0" w:noVBand="1"/>
      </w:tblPr>
      <w:tblGrid>
        <w:gridCol w:w="1575"/>
        <w:gridCol w:w="1911"/>
        <w:gridCol w:w="1685"/>
        <w:gridCol w:w="2396"/>
        <w:gridCol w:w="1783"/>
      </w:tblGrid>
      <w:tr w:rsidRPr="007E3E0F" w:rsidR="00F81800" w:rsidTr="6A5DE83C" w14:paraId="1DDA8426" w14:textId="77777777">
        <w:tc>
          <w:tcPr>
            <w:tcW w:w="1617" w:type="dxa"/>
          </w:tcPr>
          <w:p w:rsidR="00F81800" w:rsidP="00B86BF4" w:rsidRDefault="00F81800" w14:paraId="1AA041B1" w14:textId="77777777">
            <w:pPr>
              <w:rPr>
                <w:b/>
                <w:sz w:val="20"/>
                <w:szCs w:val="20"/>
              </w:rPr>
            </w:pPr>
            <w:r>
              <w:rPr>
                <w:b/>
                <w:sz w:val="20"/>
                <w:szCs w:val="20"/>
              </w:rPr>
              <w:t>Priority</w:t>
            </w:r>
            <w:r w:rsidR="00C97865">
              <w:rPr>
                <w:b/>
                <w:sz w:val="20"/>
                <w:szCs w:val="20"/>
              </w:rPr>
              <w:t xml:space="preserve"> </w:t>
            </w:r>
          </w:p>
          <w:p w:rsidR="006C4559" w:rsidP="6A0C35BE" w:rsidRDefault="3E2FE3BD" w14:paraId="42F0FEF6" w14:textId="73899B57">
            <w:pPr>
              <w:rPr>
                <w:b/>
                <w:bCs/>
                <w:sz w:val="20"/>
                <w:szCs w:val="20"/>
              </w:rPr>
            </w:pPr>
            <w:r w:rsidRPr="6A0C35BE">
              <w:rPr>
                <w:b/>
                <w:bCs/>
                <w:sz w:val="20"/>
                <w:szCs w:val="20"/>
              </w:rPr>
              <w:t>(</w:t>
            </w:r>
            <w:proofErr w:type="gramStart"/>
            <w:r w:rsidRPr="6A0C35BE">
              <w:rPr>
                <w:b/>
                <w:bCs/>
                <w:sz w:val="20"/>
                <w:szCs w:val="20"/>
              </w:rPr>
              <w:t>negotiable</w:t>
            </w:r>
            <w:proofErr w:type="gramEnd"/>
            <w:r w:rsidRPr="6A0C35BE">
              <w:rPr>
                <w:b/>
                <w:bCs/>
                <w:sz w:val="20"/>
                <w:szCs w:val="20"/>
              </w:rPr>
              <w:t xml:space="preserve"> or non-negotiable?</w:t>
            </w:r>
          </w:p>
        </w:tc>
        <w:tc>
          <w:tcPr>
            <w:tcW w:w="1975" w:type="dxa"/>
          </w:tcPr>
          <w:p w:rsidRPr="007E3E0F" w:rsidR="00F81800" w:rsidP="00B86BF4" w:rsidRDefault="006C4559" w14:paraId="65CEAFAE" w14:textId="46C0225E">
            <w:pPr>
              <w:rPr>
                <w:b/>
                <w:sz w:val="20"/>
                <w:szCs w:val="20"/>
              </w:rPr>
            </w:pPr>
            <w:r>
              <w:rPr>
                <w:b/>
                <w:sz w:val="20"/>
                <w:szCs w:val="20"/>
              </w:rPr>
              <w:t xml:space="preserve">Functional </w:t>
            </w:r>
            <w:r w:rsidR="00F81800">
              <w:rPr>
                <w:b/>
                <w:sz w:val="20"/>
                <w:szCs w:val="20"/>
              </w:rPr>
              <w:t>Requirement</w:t>
            </w:r>
          </w:p>
        </w:tc>
        <w:tc>
          <w:tcPr>
            <w:tcW w:w="1710" w:type="dxa"/>
          </w:tcPr>
          <w:p w:rsidRPr="007E3E0F" w:rsidR="00F81800" w:rsidP="00B86BF4" w:rsidRDefault="00F81800" w14:paraId="453684C5" w14:textId="77777777">
            <w:pPr>
              <w:rPr>
                <w:b/>
                <w:sz w:val="20"/>
                <w:szCs w:val="20"/>
              </w:rPr>
            </w:pPr>
            <w:r w:rsidRPr="007E3E0F">
              <w:rPr>
                <w:b/>
                <w:sz w:val="20"/>
                <w:szCs w:val="20"/>
              </w:rPr>
              <w:t>Metric</w:t>
            </w:r>
          </w:p>
        </w:tc>
        <w:tc>
          <w:tcPr>
            <w:tcW w:w="2210" w:type="dxa"/>
          </w:tcPr>
          <w:p w:rsidRPr="007E3E0F" w:rsidR="00F81800" w:rsidP="00B86BF4" w:rsidRDefault="00F81800" w14:paraId="582FBF31" w14:textId="4A655A9D">
            <w:pPr>
              <w:rPr>
                <w:b/>
                <w:sz w:val="20"/>
                <w:szCs w:val="20"/>
              </w:rPr>
            </w:pPr>
            <w:r w:rsidRPr="007E3E0F">
              <w:rPr>
                <w:b/>
                <w:sz w:val="20"/>
                <w:szCs w:val="20"/>
              </w:rPr>
              <w:t>Target Value</w:t>
            </w:r>
            <w:r>
              <w:rPr>
                <w:b/>
                <w:sz w:val="20"/>
                <w:szCs w:val="20"/>
              </w:rPr>
              <w:t>, Range, or Pass/Fail</w:t>
            </w:r>
          </w:p>
        </w:tc>
        <w:tc>
          <w:tcPr>
            <w:tcW w:w="1838" w:type="dxa"/>
          </w:tcPr>
          <w:p w:rsidRPr="007E3E0F" w:rsidR="00F81800" w:rsidP="00B86BF4" w:rsidRDefault="00F81800" w14:paraId="3AC6A0A1" w14:textId="77777777">
            <w:pPr>
              <w:rPr>
                <w:b/>
                <w:sz w:val="20"/>
                <w:szCs w:val="20"/>
              </w:rPr>
            </w:pPr>
            <w:r>
              <w:rPr>
                <w:b/>
                <w:sz w:val="20"/>
                <w:szCs w:val="20"/>
              </w:rPr>
              <w:t>Justification</w:t>
            </w:r>
          </w:p>
        </w:tc>
      </w:tr>
      <w:tr w:rsidRPr="007E3E0F" w:rsidR="00F81800" w:rsidTr="6A5DE83C" w14:paraId="49A82365" w14:textId="77777777">
        <w:tc>
          <w:tcPr>
            <w:tcW w:w="1617" w:type="dxa"/>
          </w:tcPr>
          <w:p w:rsidRPr="007E3E0F" w:rsidR="00F81800" w:rsidP="00B86BF4" w:rsidRDefault="24023728" w14:paraId="66136362" w14:textId="0D897B68">
            <w:pPr>
              <w:rPr>
                <w:sz w:val="20"/>
                <w:szCs w:val="20"/>
              </w:rPr>
            </w:pPr>
            <w:r w:rsidRPr="6A0C35BE">
              <w:rPr>
                <w:sz w:val="20"/>
                <w:szCs w:val="20"/>
              </w:rPr>
              <w:t>Non-negotiable</w:t>
            </w:r>
          </w:p>
        </w:tc>
        <w:tc>
          <w:tcPr>
            <w:tcW w:w="1975" w:type="dxa"/>
            <w:vAlign w:val="bottom"/>
          </w:tcPr>
          <w:p w:rsidRPr="007E3E0F" w:rsidR="00F81800" w:rsidP="00B86BF4" w:rsidRDefault="24023728" w14:paraId="6D4B1F7F" w14:textId="79380892">
            <w:pPr>
              <w:rPr>
                <w:sz w:val="20"/>
                <w:szCs w:val="20"/>
              </w:rPr>
            </w:pPr>
            <w:r w:rsidRPr="6A0C35BE">
              <w:rPr>
                <w:sz w:val="20"/>
                <w:szCs w:val="20"/>
              </w:rPr>
              <w:t xml:space="preserve">Ability to </w:t>
            </w:r>
            <w:r w:rsidRPr="6A0C35BE" w:rsidR="19E2F274">
              <w:rPr>
                <w:sz w:val="20"/>
                <w:szCs w:val="20"/>
              </w:rPr>
              <w:t>capture</w:t>
            </w:r>
            <w:r w:rsidRPr="6A0C35BE">
              <w:rPr>
                <w:sz w:val="20"/>
                <w:szCs w:val="20"/>
              </w:rPr>
              <w:t xml:space="preserve"> </w:t>
            </w:r>
            <w:r w:rsidRPr="6A0C35BE" w:rsidR="4AF7989F">
              <w:rPr>
                <w:sz w:val="20"/>
                <w:szCs w:val="20"/>
              </w:rPr>
              <w:t xml:space="preserve">paw </w:t>
            </w:r>
            <w:r w:rsidRPr="6A0C35BE">
              <w:rPr>
                <w:sz w:val="20"/>
                <w:szCs w:val="20"/>
              </w:rPr>
              <w:t xml:space="preserve">withdrawal reflex </w:t>
            </w:r>
            <w:r w:rsidRPr="6A0C35BE" w:rsidR="60825CED">
              <w:rPr>
                <w:sz w:val="20"/>
                <w:szCs w:val="20"/>
              </w:rPr>
              <w:t>data</w:t>
            </w:r>
            <w:r w:rsidRPr="6A0C35BE" w:rsidR="2CB0B275">
              <w:rPr>
                <w:sz w:val="20"/>
                <w:szCs w:val="20"/>
              </w:rPr>
              <w:t>,</w:t>
            </w:r>
            <w:r w:rsidRPr="6A0C35BE" w:rsidR="60825CED">
              <w:rPr>
                <w:sz w:val="20"/>
                <w:szCs w:val="20"/>
              </w:rPr>
              <w:t xml:space="preserve"> to </w:t>
            </w:r>
            <w:r w:rsidRPr="6A0C35BE" w:rsidR="7A75B1D8">
              <w:rPr>
                <w:sz w:val="20"/>
                <w:szCs w:val="20"/>
              </w:rPr>
              <w:t>be used as a</w:t>
            </w:r>
            <w:r w:rsidRPr="6A0C35BE" w:rsidR="60825CED">
              <w:rPr>
                <w:sz w:val="20"/>
                <w:szCs w:val="20"/>
              </w:rPr>
              <w:t xml:space="preserve"> basis of a spinal cord </w:t>
            </w:r>
            <w:r w:rsidRPr="6A0C35BE" w:rsidR="43B0C186">
              <w:rPr>
                <w:sz w:val="20"/>
                <w:szCs w:val="20"/>
              </w:rPr>
              <w:t xml:space="preserve">injury </w:t>
            </w:r>
            <w:r w:rsidRPr="6A0C35BE" w:rsidR="60825CED">
              <w:rPr>
                <w:sz w:val="20"/>
                <w:szCs w:val="20"/>
              </w:rPr>
              <w:t>model for Felines</w:t>
            </w:r>
          </w:p>
        </w:tc>
        <w:tc>
          <w:tcPr>
            <w:tcW w:w="1710" w:type="dxa"/>
          </w:tcPr>
          <w:p w:rsidRPr="007E3E0F" w:rsidR="00F81800" w:rsidP="00B86BF4" w:rsidRDefault="4515345D" w14:paraId="76043BC0" w14:textId="2C3F18E5">
            <w:pPr>
              <w:rPr>
                <w:sz w:val="20"/>
                <w:szCs w:val="20"/>
              </w:rPr>
            </w:pPr>
            <w:r w:rsidRPr="6A0C35BE">
              <w:rPr>
                <w:sz w:val="20"/>
                <w:szCs w:val="20"/>
              </w:rPr>
              <w:t xml:space="preserve">Computerized System implemented </w:t>
            </w:r>
            <w:r w:rsidRPr="6A0C35BE" w:rsidR="1FC556B6">
              <w:rPr>
                <w:sz w:val="20"/>
                <w:szCs w:val="20"/>
              </w:rPr>
              <w:t>using microcontroller</w:t>
            </w:r>
          </w:p>
        </w:tc>
        <w:tc>
          <w:tcPr>
            <w:tcW w:w="2210" w:type="dxa"/>
          </w:tcPr>
          <w:p w:rsidRPr="007E3E0F" w:rsidR="00F81800" w:rsidP="00B86BF4" w:rsidRDefault="4515345D" w14:paraId="7A88C5DE" w14:textId="40CC9866">
            <w:pPr>
              <w:rPr>
                <w:sz w:val="20"/>
                <w:szCs w:val="20"/>
              </w:rPr>
            </w:pPr>
            <w:r w:rsidRPr="6A0C35BE">
              <w:rPr>
                <w:sz w:val="20"/>
                <w:szCs w:val="20"/>
              </w:rPr>
              <w:t>Pass/Fail</w:t>
            </w:r>
          </w:p>
        </w:tc>
        <w:tc>
          <w:tcPr>
            <w:tcW w:w="1838" w:type="dxa"/>
          </w:tcPr>
          <w:p w:rsidRPr="007E3E0F" w:rsidR="00F81800" w:rsidP="00B86BF4" w:rsidRDefault="3A36B25B" w14:paraId="6C1BCBE2" w14:textId="6FDFE811">
            <w:pPr>
              <w:rPr>
                <w:sz w:val="20"/>
                <w:szCs w:val="20"/>
              </w:rPr>
            </w:pPr>
            <w:r w:rsidRPr="6A0C35BE">
              <w:rPr>
                <w:sz w:val="20"/>
                <w:szCs w:val="20"/>
              </w:rPr>
              <w:t>Uni</w:t>
            </w:r>
            <w:r w:rsidRPr="6A0C35BE" w:rsidR="3A075FEA">
              <w:rPr>
                <w:sz w:val="20"/>
                <w:szCs w:val="20"/>
              </w:rPr>
              <w:t xml:space="preserve">ted Nations Sustainable Development Goals: </w:t>
            </w:r>
            <w:r w:rsidRPr="6A0C35BE">
              <w:rPr>
                <w:sz w:val="20"/>
                <w:szCs w:val="20"/>
              </w:rPr>
              <w:t>Good Health and Well Being</w:t>
            </w:r>
            <w:r w:rsidRPr="6A0C35BE" w:rsidR="3152A107">
              <w:rPr>
                <w:sz w:val="20"/>
                <w:szCs w:val="20"/>
              </w:rPr>
              <w:t>, Life on Land</w:t>
            </w:r>
            <w:r w:rsidRPr="57DD8464" w:rsidR="0B1D1296">
              <w:rPr>
                <w:sz w:val="20"/>
                <w:szCs w:val="20"/>
              </w:rPr>
              <w:t>/Client</w:t>
            </w:r>
          </w:p>
        </w:tc>
      </w:tr>
      <w:tr w:rsidRPr="007E3E0F" w:rsidR="00F81800" w:rsidTr="6A5DE83C" w14:paraId="014A07D2" w14:textId="77777777">
        <w:tc>
          <w:tcPr>
            <w:tcW w:w="1617" w:type="dxa"/>
          </w:tcPr>
          <w:p w:rsidRPr="007E3E0F" w:rsidR="00F81800" w:rsidP="00B86BF4" w:rsidRDefault="24023728" w14:paraId="5E6A82AC" w14:textId="506E58E5">
            <w:pPr>
              <w:rPr>
                <w:sz w:val="20"/>
                <w:szCs w:val="20"/>
              </w:rPr>
            </w:pPr>
            <w:r w:rsidRPr="6A0C35BE">
              <w:rPr>
                <w:sz w:val="20"/>
                <w:szCs w:val="20"/>
              </w:rPr>
              <w:t>Non-negotiable</w:t>
            </w:r>
          </w:p>
        </w:tc>
        <w:tc>
          <w:tcPr>
            <w:tcW w:w="1975" w:type="dxa"/>
          </w:tcPr>
          <w:p w:rsidRPr="007E3E0F" w:rsidR="00F81800" w:rsidP="00B86BF4" w:rsidRDefault="24023728" w14:paraId="31A7CD5C" w14:textId="392FA2BB">
            <w:pPr>
              <w:rPr>
                <w:sz w:val="20"/>
                <w:szCs w:val="20"/>
              </w:rPr>
            </w:pPr>
            <w:r w:rsidRPr="6A0C35BE">
              <w:rPr>
                <w:sz w:val="20"/>
                <w:szCs w:val="20"/>
              </w:rPr>
              <w:t xml:space="preserve">No </w:t>
            </w:r>
            <w:r w:rsidRPr="6A0C35BE" w:rsidR="61527550">
              <w:rPr>
                <w:sz w:val="20"/>
                <w:szCs w:val="20"/>
              </w:rPr>
              <w:t>P</w:t>
            </w:r>
            <w:r w:rsidRPr="6A0C35BE">
              <w:rPr>
                <w:sz w:val="20"/>
                <w:szCs w:val="20"/>
              </w:rPr>
              <w:t xml:space="preserve">aw </w:t>
            </w:r>
            <w:r w:rsidRPr="6A0C35BE" w:rsidR="73877266">
              <w:rPr>
                <w:sz w:val="20"/>
                <w:szCs w:val="20"/>
              </w:rPr>
              <w:t>b</w:t>
            </w:r>
            <w:r w:rsidRPr="6A0C35BE">
              <w:rPr>
                <w:sz w:val="20"/>
                <w:szCs w:val="20"/>
              </w:rPr>
              <w:t>urn</w:t>
            </w:r>
            <w:r w:rsidRPr="6A0C35BE" w:rsidR="3A82A9A5">
              <w:rPr>
                <w:sz w:val="20"/>
                <w:szCs w:val="20"/>
              </w:rPr>
              <w:t>/tissue damage to the animal</w:t>
            </w:r>
          </w:p>
        </w:tc>
        <w:tc>
          <w:tcPr>
            <w:tcW w:w="1710" w:type="dxa"/>
          </w:tcPr>
          <w:p w:rsidRPr="007E3E0F" w:rsidR="00F81800" w:rsidP="00B86BF4" w:rsidRDefault="3A82A9A5" w14:paraId="0D7E106D" w14:textId="4A141A37">
            <w:pPr>
              <w:rPr>
                <w:sz w:val="20"/>
                <w:szCs w:val="20"/>
              </w:rPr>
            </w:pPr>
            <w:r w:rsidRPr="6A0C35BE">
              <w:rPr>
                <w:sz w:val="20"/>
                <w:szCs w:val="20"/>
              </w:rPr>
              <w:t>Power of laser</w:t>
            </w:r>
            <w:r w:rsidRPr="6A0C35BE" w:rsidR="14D1B602">
              <w:rPr>
                <w:sz w:val="20"/>
                <w:szCs w:val="20"/>
              </w:rPr>
              <w:t>/Heat Transfer to skin</w:t>
            </w:r>
          </w:p>
        </w:tc>
        <w:tc>
          <w:tcPr>
            <w:tcW w:w="2210" w:type="dxa"/>
          </w:tcPr>
          <w:p w:rsidRPr="007E3E0F" w:rsidR="00F81800" w:rsidP="00B86BF4" w:rsidRDefault="3A82A9A5" w14:paraId="5E3DD9C1" w14:textId="2B7BE767">
            <w:pPr>
              <w:rPr>
                <w:sz w:val="20"/>
                <w:szCs w:val="20"/>
              </w:rPr>
            </w:pPr>
            <w:r w:rsidRPr="6A0C35BE">
              <w:rPr>
                <w:sz w:val="20"/>
                <w:szCs w:val="20"/>
              </w:rPr>
              <w:t>Pass/Fail</w:t>
            </w:r>
          </w:p>
        </w:tc>
        <w:tc>
          <w:tcPr>
            <w:tcW w:w="1838" w:type="dxa"/>
          </w:tcPr>
          <w:p w:rsidRPr="007E3E0F" w:rsidR="00F81800" w:rsidP="00B86BF4" w:rsidRDefault="3A82A9A5" w14:paraId="05D7A0E0" w14:textId="47FDC217">
            <w:pPr>
              <w:rPr>
                <w:sz w:val="20"/>
                <w:szCs w:val="20"/>
              </w:rPr>
            </w:pPr>
            <w:r w:rsidRPr="6A0C35BE">
              <w:rPr>
                <w:sz w:val="20"/>
                <w:szCs w:val="20"/>
              </w:rPr>
              <w:t>Animal Welfare Act</w:t>
            </w:r>
          </w:p>
        </w:tc>
      </w:tr>
      <w:tr w:rsidRPr="007E3E0F" w:rsidR="00F81800" w:rsidTr="6A5DE83C" w14:paraId="5C817639" w14:textId="77777777">
        <w:tc>
          <w:tcPr>
            <w:tcW w:w="1617" w:type="dxa"/>
          </w:tcPr>
          <w:p w:rsidR="6A0C35BE" w:rsidP="6A0C35BE" w:rsidRDefault="6A0C35BE" w14:paraId="09FAF873" w14:textId="496E9B0C">
            <w:pPr>
              <w:rPr>
                <w:sz w:val="20"/>
                <w:szCs w:val="20"/>
              </w:rPr>
            </w:pPr>
            <w:r w:rsidRPr="6A0C35BE">
              <w:rPr>
                <w:sz w:val="20"/>
                <w:szCs w:val="20"/>
              </w:rPr>
              <w:t>Non-negotiable</w:t>
            </w:r>
          </w:p>
        </w:tc>
        <w:tc>
          <w:tcPr>
            <w:tcW w:w="1975" w:type="dxa"/>
            <w:vAlign w:val="bottom"/>
          </w:tcPr>
          <w:p w:rsidR="6A0C35BE" w:rsidP="6A0C35BE" w:rsidRDefault="6A0C35BE" w14:paraId="04D2113C" w14:textId="1FEB60E7">
            <w:pPr>
              <w:rPr>
                <w:sz w:val="20"/>
                <w:szCs w:val="20"/>
              </w:rPr>
            </w:pPr>
            <w:r w:rsidRPr="6A0C35BE">
              <w:rPr>
                <w:sz w:val="20"/>
                <w:szCs w:val="20"/>
              </w:rPr>
              <w:t xml:space="preserve">Repeatability within an </w:t>
            </w:r>
            <w:r w:rsidRPr="6A0C35BE" w:rsidR="12DE1FD7">
              <w:rPr>
                <w:sz w:val="20"/>
                <w:szCs w:val="20"/>
              </w:rPr>
              <w:t>A</w:t>
            </w:r>
            <w:r w:rsidRPr="6A0C35BE">
              <w:rPr>
                <w:sz w:val="20"/>
                <w:szCs w:val="20"/>
              </w:rPr>
              <w:t>nimal group</w:t>
            </w:r>
          </w:p>
          <w:p w:rsidR="6A0C35BE" w:rsidP="6A0C35BE" w:rsidRDefault="6A0C35BE" w14:paraId="10DDB067" w14:textId="60190FB9">
            <w:pPr>
              <w:rPr>
                <w:rFonts w:eastAsia="Yu Mincho"/>
              </w:rPr>
            </w:pPr>
          </w:p>
          <w:p w:rsidR="6A0C35BE" w:rsidP="6A0C35BE" w:rsidRDefault="6A0C35BE" w14:paraId="12F99456" w14:textId="2CB94DC0">
            <w:pPr>
              <w:rPr>
                <w:rFonts w:eastAsia="Yu Mincho"/>
              </w:rPr>
            </w:pPr>
          </w:p>
        </w:tc>
        <w:tc>
          <w:tcPr>
            <w:tcW w:w="1710" w:type="dxa"/>
          </w:tcPr>
          <w:p w:rsidRPr="007E3E0F" w:rsidR="00F81800" w:rsidP="006822D7" w:rsidRDefault="5F1238BB" w14:paraId="39284A02" w14:textId="038B2E01">
            <w:pPr>
              <w:rPr>
                <w:sz w:val="20"/>
                <w:szCs w:val="20"/>
              </w:rPr>
            </w:pPr>
            <w:r w:rsidRPr="6A0C35BE">
              <w:rPr>
                <w:sz w:val="20"/>
                <w:szCs w:val="20"/>
              </w:rPr>
              <w:t>Multiple trials</w:t>
            </w:r>
            <w:r w:rsidRPr="6A0C35BE" w:rsidR="47733E3B">
              <w:rPr>
                <w:sz w:val="20"/>
                <w:szCs w:val="20"/>
              </w:rPr>
              <w:t xml:space="preserve"> and accessible to </w:t>
            </w:r>
            <w:r w:rsidRPr="6A0C35BE" w:rsidR="5E059305">
              <w:rPr>
                <w:sz w:val="20"/>
                <w:szCs w:val="20"/>
              </w:rPr>
              <w:t>animals</w:t>
            </w:r>
          </w:p>
        </w:tc>
        <w:tc>
          <w:tcPr>
            <w:tcW w:w="2210" w:type="dxa"/>
          </w:tcPr>
          <w:p w:rsidRPr="007E3E0F" w:rsidR="00F81800" w:rsidP="006822D7" w:rsidRDefault="5F1238BB" w14:paraId="34817A80" w14:textId="4551F73D">
            <w:pPr>
              <w:rPr>
                <w:sz w:val="20"/>
                <w:szCs w:val="20"/>
              </w:rPr>
            </w:pPr>
            <w:r w:rsidRPr="6A0C35BE">
              <w:rPr>
                <w:sz w:val="20"/>
                <w:szCs w:val="20"/>
              </w:rPr>
              <w:t>Similar data within multiple trials for multiple test animals</w:t>
            </w:r>
          </w:p>
        </w:tc>
        <w:tc>
          <w:tcPr>
            <w:tcW w:w="1838" w:type="dxa"/>
          </w:tcPr>
          <w:p w:rsidRPr="007E3E0F" w:rsidR="00F81800" w:rsidP="006822D7" w:rsidRDefault="4BFE26A2" w14:paraId="66454DF9" w14:textId="604770A5">
            <w:pPr>
              <w:rPr>
                <w:sz w:val="20"/>
                <w:szCs w:val="20"/>
              </w:rPr>
            </w:pPr>
            <w:r w:rsidRPr="6A0C35BE">
              <w:rPr>
                <w:sz w:val="20"/>
                <w:szCs w:val="20"/>
              </w:rPr>
              <w:t>Client</w:t>
            </w:r>
          </w:p>
        </w:tc>
      </w:tr>
      <w:tr w:rsidRPr="007E3E0F" w:rsidR="00F81800" w:rsidTr="6A5DE83C" w14:paraId="33787F36" w14:textId="77777777">
        <w:tc>
          <w:tcPr>
            <w:tcW w:w="1617" w:type="dxa"/>
          </w:tcPr>
          <w:p w:rsidR="6A0C35BE" w:rsidP="6A0C35BE" w:rsidRDefault="6A0C35BE" w14:paraId="3034B801" w14:textId="29BC23CB">
            <w:pPr>
              <w:rPr>
                <w:sz w:val="20"/>
                <w:szCs w:val="20"/>
              </w:rPr>
            </w:pPr>
            <w:r w:rsidRPr="6A0C35BE">
              <w:rPr>
                <w:sz w:val="20"/>
                <w:szCs w:val="20"/>
              </w:rPr>
              <w:t>Negotiable</w:t>
            </w:r>
          </w:p>
        </w:tc>
        <w:tc>
          <w:tcPr>
            <w:tcW w:w="1975" w:type="dxa"/>
          </w:tcPr>
          <w:p w:rsidR="6A0C35BE" w:rsidP="6A0C35BE" w:rsidRDefault="6A0C35BE" w14:paraId="0BEBC700" w14:textId="76023AB6">
            <w:pPr>
              <w:spacing w:line="259" w:lineRule="auto"/>
              <w:rPr>
                <w:sz w:val="20"/>
                <w:szCs w:val="20"/>
              </w:rPr>
            </w:pPr>
            <w:r w:rsidRPr="6A0C35BE">
              <w:rPr>
                <w:sz w:val="20"/>
                <w:szCs w:val="20"/>
              </w:rPr>
              <w:t>Withdrawal time</w:t>
            </w:r>
          </w:p>
        </w:tc>
        <w:tc>
          <w:tcPr>
            <w:tcW w:w="1710" w:type="dxa"/>
          </w:tcPr>
          <w:p w:rsidR="6A0C35BE" w:rsidP="6A0C35BE" w:rsidRDefault="6A0C35BE" w14:paraId="0E69D6DC" w14:textId="61065494">
            <w:pPr>
              <w:rPr>
                <w:sz w:val="20"/>
                <w:szCs w:val="20"/>
              </w:rPr>
            </w:pPr>
            <w:r w:rsidRPr="6A0C35BE">
              <w:rPr>
                <w:sz w:val="20"/>
                <w:szCs w:val="20"/>
              </w:rPr>
              <w:t>Test subject/counter</w:t>
            </w:r>
          </w:p>
        </w:tc>
        <w:tc>
          <w:tcPr>
            <w:tcW w:w="2210" w:type="dxa"/>
          </w:tcPr>
          <w:p w:rsidR="6A0C35BE" w:rsidP="6A5DE83C" w:rsidRDefault="28A2D80E" w14:paraId="485EB708" w14:textId="240BEEA6">
            <w:pPr>
              <w:rPr>
                <w:sz w:val="20"/>
                <w:szCs w:val="20"/>
              </w:rPr>
            </w:pPr>
            <w:r w:rsidRPr="6A5DE83C">
              <w:rPr>
                <w:sz w:val="20"/>
                <w:szCs w:val="20"/>
              </w:rPr>
              <w:t xml:space="preserve">Min: </w:t>
            </w:r>
            <w:r w:rsidRPr="6A0C35BE" w:rsidR="6A0C35BE">
              <w:rPr>
                <w:sz w:val="20"/>
                <w:szCs w:val="20"/>
              </w:rPr>
              <w:t>≤ +/-10milliseconds</w:t>
            </w:r>
          </w:p>
          <w:p w:rsidR="6A0C35BE" w:rsidP="6A5DE83C" w:rsidRDefault="6A0C35BE" w14:paraId="7DBE304E" w14:textId="3AB47C3B">
            <w:pPr>
              <w:rPr>
                <w:sz w:val="20"/>
                <w:szCs w:val="20"/>
              </w:rPr>
            </w:pPr>
          </w:p>
          <w:p w:rsidR="6A0C35BE" w:rsidP="6A0C35BE" w:rsidRDefault="28A2D80E" w14:paraId="5BBF1E29" w14:textId="6C6AB1E5">
            <w:pPr>
              <w:rPr>
                <w:sz w:val="20"/>
                <w:szCs w:val="20"/>
              </w:rPr>
            </w:pPr>
            <w:r w:rsidRPr="6A5DE83C">
              <w:rPr>
                <w:sz w:val="20"/>
                <w:szCs w:val="20"/>
              </w:rPr>
              <w:t xml:space="preserve">Max: Less than a millisecond </w:t>
            </w:r>
            <w:commentRangeStart w:id="23"/>
            <w:commentRangeStart w:id="24"/>
            <w:r w:rsidRPr="6A5DE83C">
              <w:rPr>
                <w:sz w:val="20"/>
                <w:szCs w:val="20"/>
              </w:rPr>
              <w:t>response</w:t>
            </w:r>
            <w:commentRangeEnd w:id="23"/>
            <w:r>
              <w:commentReference w:id="23"/>
            </w:r>
            <w:commentRangeEnd w:id="24"/>
            <w:r>
              <w:commentReference w:id="24"/>
            </w:r>
            <w:r w:rsidRPr="6A5DE83C">
              <w:rPr>
                <w:sz w:val="20"/>
                <w:szCs w:val="20"/>
              </w:rPr>
              <w:t xml:space="preserve"> time</w:t>
            </w:r>
          </w:p>
        </w:tc>
        <w:tc>
          <w:tcPr>
            <w:tcW w:w="1838" w:type="dxa"/>
          </w:tcPr>
          <w:p w:rsidRPr="007E3E0F" w:rsidR="00F81800" w:rsidP="006822D7" w:rsidRDefault="26C5B0D4" w14:paraId="07D980FB" w14:textId="60938E28">
            <w:pPr>
              <w:rPr>
                <w:sz w:val="20"/>
                <w:szCs w:val="20"/>
              </w:rPr>
            </w:pPr>
            <w:r w:rsidRPr="6A0C35BE">
              <w:rPr>
                <w:sz w:val="20"/>
                <w:szCs w:val="20"/>
              </w:rPr>
              <w:t>Client</w:t>
            </w:r>
          </w:p>
        </w:tc>
      </w:tr>
      <w:tr w:rsidRPr="007E3E0F" w:rsidR="00F81800" w:rsidTr="6A5DE83C" w14:paraId="48D903D7" w14:textId="77777777">
        <w:tc>
          <w:tcPr>
            <w:tcW w:w="1617" w:type="dxa"/>
          </w:tcPr>
          <w:p w:rsidR="6A0C35BE" w:rsidP="6A0C35BE" w:rsidRDefault="6A0C35BE" w14:paraId="2B94CEC5" w14:textId="6707CD09">
            <w:pPr>
              <w:rPr>
                <w:sz w:val="20"/>
                <w:szCs w:val="20"/>
              </w:rPr>
            </w:pPr>
            <w:r w:rsidRPr="6A0C35BE">
              <w:rPr>
                <w:sz w:val="20"/>
                <w:szCs w:val="20"/>
              </w:rPr>
              <w:t>Negotiable</w:t>
            </w:r>
          </w:p>
        </w:tc>
        <w:tc>
          <w:tcPr>
            <w:tcW w:w="1975" w:type="dxa"/>
          </w:tcPr>
          <w:p w:rsidR="6A0C35BE" w:rsidP="6A0C35BE" w:rsidRDefault="6A0C35BE" w14:paraId="55C93945" w14:textId="4F7011E5">
            <w:pPr>
              <w:rPr>
                <w:sz w:val="20"/>
                <w:szCs w:val="20"/>
              </w:rPr>
            </w:pPr>
            <w:r w:rsidRPr="6A0C35BE">
              <w:rPr>
                <w:sz w:val="20"/>
                <w:szCs w:val="20"/>
              </w:rPr>
              <w:t xml:space="preserve">User </w:t>
            </w:r>
            <w:r w:rsidRPr="6A0C35BE" w:rsidR="3C43B8BB">
              <w:rPr>
                <w:sz w:val="20"/>
                <w:szCs w:val="20"/>
              </w:rPr>
              <w:t>F</w:t>
            </w:r>
            <w:r w:rsidRPr="6A0C35BE">
              <w:rPr>
                <w:sz w:val="20"/>
                <w:szCs w:val="20"/>
              </w:rPr>
              <w:t>riendly</w:t>
            </w:r>
            <w:r w:rsidRPr="6A0C35BE" w:rsidR="306F0347">
              <w:rPr>
                <w:sz w:val="20"/>
                <w:szCs w:val="20"/>
              </w:rPr>
              <w:t xml:space="preserve"> inter</w:t>
            </w:r>
            <w:r w:rsidRPr="6A0C35BE" w:rsidR="36491339">
              <w:rPr>
                <w:sz w:val="20"/>
                <w:szCs w:val="20"/>
              </w:rPr>
              <w:t>face</w:t>
            </w:r>
          </w:p>
        </w:tc>
        <w:tc>
          <w:tcPr>
            <w:tcW w:w="1710" w:type="dxa"/>
          </w:tcPr>
          <w:p w:rsidR="36491339" w:rsidP="6A0C35BE" w:rsidRDefault="36491339" w14:paraId="1798D1E3" w14:textId="16ADF981">
            <w:pPr>
              <w:rPr>
                <w:rFonts w:eastAsia="Yu Mincho"/>
                <w:sz w:val="20"/>
                <w:szCs w:val="20"/>
              </w:rPr>
            </w:pPr>
            <w:r w:rsidRPr="6A0C35BE">
              <w:rPr>
                <w:rFonts w:eastAsia="Yu Mincho"/>
                <w:sz w:val="20"/>
                <w:szCs w:val="20"/>
              </w:rPr>
              <w:t>GUI/Hardware</w:t>
            </w:r>
          </w:p>
        </w:tc>
        <w:tc>
          <w:tcPr>
            <w:tcW w:w="2210" w:type="dxa"/>
          </w:tcPr>
          <w:p w:rsidR="208873FD" w:rsidP="6A0C35BE" w:rsidRDefault="208873FD" w14:paraId="4F269C0B" w14:textId="65D4BEE0">
            <w:pPr>
              <w:rPr>
                <w:rFonts w:eastAsia="Yu Mincho"/>
                <w:sz w:val="20"/>
                <w:szCs w:val="20"/>
              </w:rPr>
            </w:pPr>
            <w:r w:rsidRPr="6A0C35BE">
              <w:rPr>
                <w:rFonts w:eastAsia="Yu Mincho"/>
                <w:sz w:val="20"/>
                <w:szCs w:val="20"/>
              </w:rPr>
              <w:t>Min: Shell Scripts for data collection</w:t>
            </w:r>
            <w:r w:rsidRPr="6A0C35BE" w:rsidR="7935650C">
              <w:rPr>
                <w:rFonts w:eastAsia="Yu Mincho"/>
                <w:sz w:val="20"/>
                <w:szCs w:val="20"/>
              </w:rPr>
              <w:t xml:space="preserve"> and packaged system with stable wiring</w:t>
            </w:r>
          </w:p>
          <w:p w:rsidR="6A0C35BE" w:rsidP="6A0C35BE" w:rsidRDefault="6A0C35BE" w14:paraId="34884C9E" w14:textId="7D611402">
            <w:pPr>
              <w:rPr>
                <w:rFonts w:eastAsia="Yu Mincho"/>
              </w:rPr>
            </w:pPr>
          </w:p>
          <w:p w:rsidR="208873FD" w:rsidP="6A0C35BE" w:rsidRDefault="208873FD" w14:paraId="7031B847" w14:textId="13E72172">
            <w:pPr>
              <w:rPr>
                <w:rFonts w:eastAsia="Yu Mincho"/>
                <w:sz w:val="20"/>
                <w:szCs w:val="20"/>
              </w:rPr>
            </w:pPr>
            <w:r w:rsidRPr="6A0C35BE">
              <w:rPr>
                <w:rFonts w:eastAsia="Yu Mincho"/>
                <w:sz w:val="20"/>
                <w:szCs w:val="20"/>
              </w:rPr>
              <w:t>Max: Full GUI interfacing</w:t>
            </w:r>
            <w:r w:rsidRPr="6A0C35BE" w:rsidR="26B01F3C">
              <w:rPr>
                <w:rFonts w:eastAsia="Yu Mincho"/>
                <w:sz w:val="20"/>
                <w:szCs w:val="20"/>
              </w:rPr>
              <w:t>, eliminating unnecessary hardware of current system, potential PCB design to eliminate offboard wiring</w:t>
            </w:r>
          </w:p>
        </w:tc>
        <w:tc>
          <w:tcPr>
            <w:tcW w:w="1838" w:type="dxa"/>
          </w:tcPr>
          <w:p w:rsidRPr="007E3E0F" w:rsidR="00F81800" w:rsidP="006822D7" w:rsidRDefault="208873FD" w14:paraId="02979A48" w14:textId="08F7F4B0">
            <w:pPr>
              <w:rPr>
                <w:sz w:val="20"/>
                <w:szCs w:val="20"/>
              </w:rPr>
            </w:pPr>
            <w:r w:rsidRPr="6A0C35BE">
              <w:rPr>
                <w:sz w:val="20"/>
                <w:szCs w:val="20"/>
              </w:rPr>
              <w:t>Future Teams, Prototyping, Patenting, etc.</w:t>
            </w:r>
          </w:p>
        </w:tc>
      </w:tr>
    </w:tbl>
    <w:p w:rsidR="6A0C35BE" w:rsidRDefault="6A0C35BE" w14:paraId="00F97023" w14:textId="4E0D6207"/>
    <w:p w:rsidR="0021340B" w:rsidP="0021340B" w:rsidRDefault="0021340B" w14:paraId="5BF6D1E2" w14:textId="2825F9FE">
      <w:pPr>
        <w:pStyle w:val="Caption"/>
        <w:keepNext/>
      </w:pPr>
      <w:r>
        <w:t>Table 2</w:t>
      </w:r>
      <w:r w:rsidR="00DD1DC9">
        <w:t>:</w:t>
      </w:r>
      <w:r>
        <w:t xml:space="preserve"> Design Constraints with associated metrics, target values, and references* </w:t>
      </w:r>
    </w:p>
    <w:tbl>
      <w:tblPr>
        <w:tblStyle w:val="TableGrid"/>
        <w:tblW w:w="9350" w:type="dxa"/>
        <w:tblLook w:val="04A0" w:firstRow="1" w:lastRow="0" w:firstColumn="1" w:lastColumn="0" w:noHBand="0" w:noVBand="1"/>
      </w:tblPr>
      <w:tblGrid>
        <w:gridCol w:w="1618"/>
        <w:gridCol w:w="1979"/>
        <w:gridCol w:w="1740"/>
        <w:gridCol w:w="2179"/>
        <w:gridCol w:w="1834"/>
      </w:tblGrid>
      <w:tr w:rsidRPr="007E3E0F" w:rsidR="0021340B" w:rsidTr="6A5DE83C" w14:paraId="290DC73B" w14:textId="77777777">
        <w:tc>
          <w:tcPr>
            <w:tcW w:w="1618" w:type="dxa"/>
          </w:tcPr>
          <w:p w:rsidR="0021340B" w:rsidP="00B86BF4" w:rsidRDefault="0021340B" w14:paraId="26DE9F3F" w14:textId="454EACAF">
            <w:pPr>
              <w:rPr>
                <w:b/>
                <w:sz w:val="20"/>
                <w:szCs w:val="20"/>
              </w:rPr>
            </w:pPr>
            <w:r>
              <w:rPr>
                <w:b/>
                <w:sz w:val="20"/>
                <w:szCs w:val="20"/>
              </w:rPr>
              <w:t xml:space="preserve">Priority </w:t>
            </w:r>
            <w:r w:rsidR="00571723">
              <w:rPr>
                <w:b/>
                <w:sz w:val="20"/>
                <w:szCs w:val="20"/>
              </w:rPr>
              <w:t>(negotiable or non-negotiable?)</w:t>
            </w:r>
          </w:p>
        </w:tc>
        <w:tc>
          <w:tcPr>
            <w:tcW w:w="1979" w:type="dxa"/>
          </w:tcPr>
          <w:p w:rsidRPr="007E3E0F" w:rsidR="0021340B" w:rsidP="00B86BF4" w:rsidRDefault="00571723" w14:paraId="45900D0D" w14:textId="7E0C9550">
            <w:pPr>
              <w:rPr>
                <w:b/>
                <w:sz w:val="20"/>
                <w:szCs w:val="20"/>
              </w:rPr>
            </w:pPr>
            <w:r>
              <w:rPr>
                <w:b/>
                <w:sz w:val="20"/>
                <w:szCs w:val="20"/>
              </w:rPr>
              <w:t xml:space="preserve">Design </w:t>
            </w:r>
            <w:r w:rsidR="0021340B">
              <w:rPr>
                <w:b/>
                <w:sz w:val="20"/>
                <w:szCs w:val="20"/>
              </w:rPr>
              <w:t>Constraint</w:t>
            </w:r>
          </w:p>
        </w:tc>
        <w:tc>
          <w:tcPr>
            <w:tcW w:w="1740" w:type="dxa"/>
          </w:tcPr>
          <w:p w:rsidRPr="007E3E0F" w:rsidR="0021340B" w:rsidP="00B86BF4" w:rsidRDefault="0021340B" w14:paraId="42518B68" w14:textId="77777777">
            <w:pPr>
              <w:rPr>
                <w:b/>
                <w:sz w:val="20"/>
                <w:szCs w:val="20"/>
              </w:rPr>
            </w:pPr>
            <w:r w:rsidRPr="007E3E0F">
              <w:rPr>
                <w:b/>
                <w:sz w:val="20"/>
                <w:szCs w:val="20"/>
              </w:rPr>
              <w:t>Metric</w:t>
            </w:r>
          </w:p>
        </w:tc>
        <w:tc>
          <w:tcPr>
            <w:tcW w:w="2179" w:type="dxa"/>
          </w:tcPr>
          <w:p w:rsidRPr="007E3E0F" w:rsidR="0021340B" w:rsidP="00B86BF4" w:rsidRDefault="0021340B" w14:paraId="4D5DECE5" w14:textId="77777777">
            <w:pPr>
              <w:rPr>
                <w:b/>
                <w:sz w:val="20"/>
                <w:szCs w:val="20"/>
              </w:rPr>
            </w:pPr>
            <w:r w:rsidRPr="007E3E0F">
              <w:rPr>
                <w:b/>
                <w:sz w:val="20"/>
                <w:szCs w:val="20"/>
              </w:rPr>
              <w:t>Target Value</w:t>
            </w:r>
            <w:r>
              <w:rPr>
                <w:b/>
                <w:sz w:val="20"/>
                <w:szCs w:val="20"/>
              </w:rPr>
              <w:t>, Range, or Pass/Fail</w:t>
            </w:r>
          </w:p>
        </w:tc>
        <w:tc>
          <w:tcPr>
            <w:tcW w:w="1834" w:type="dxa"/>
          </w:tcPr>
          <w:p w:rsidRPr="007E3E0F" w:rsidR="0021340B" w:rsidP="00B86BF4" w:rsidRDefault="0021340B" w14:paraId="2755FE69" w14:textId="77777777">
            <w:pPr>
              <w:rPr>
                <w:b/>
                <w:sz w:val="20"/>
                <w:szCs w:val="20"/>
              </w:rPr>
            </w:pPr>
            <w:r>
              <w:rPr>
                <w:b/>
                <w:sz w:val="20"/>
                <w:szCs w:val="20"/>
              </w:rPr>
              <w:t>Justification</w:t>
            </w:r>
          </w:p>
        </w:tc>
      </w:tr>
      <w:tr w:rsidRPr="007E3E0F" w:rsidR="0021340B" w:rsidTr="6A5DE83C" w14:paraId="5D625912" w14:textId="77777777">
        <w:tc>
          <w:tcPr>
            <w:tcW w:w="1618" w:type="dxa"/>
          </w:tcPr>
          <w:p w:rsidRPr="007E3E0F" w:rsidR="0021340B" w:rsidP="00B86BF4" w:rsidRDefault="3106B1A5" w14:paraId="10A0E80C" w14:textId="1DF356E7">
            <w:pPr>
              <w:rPr>
                <w:sz w:val="20"/>
                <w:szCs w:val="20"/>
              </w:rPr>
            </w:pPr>
            <w:r w:rsidRPr="6A0C35BE">
              <w:rPr>
                <w:sz w:val="20"/>
                <w:szCs w:val="20"/>
              </w:rPr>
              <w:t>Non-</w:t>
            </w:r>
            <w:r w:rsidRPr="6A0C35BE" w:rsidR="4B239F02">
              <w:rPr>
                <w:sz w:val="20"/>
                <w:szCs w:val="20"/>
              </w:rPr>
              <w:t>N</w:t>
            </w:r>
            <w:r w:rsidRPr="6A0C35BE">
              <w:rPr>
                <w:sz w:val="20"/>
                <w:szCs w:val="20"/>
              </w:rPr>
              <w:t>egotiable</w:t>
            </w:r>
          </w:p>
        </w:tc>
        <w:tc>
          <w:tcPr>
            <w:tcW w:w="1979" w:type="dxa"/>
            <w:vAlign w:val="bottom"/>
          </w:tcPr>
          <w:p w:rsidRPr="007E3E0F" w:rsidR="0021340B" w:rsidP="6A0C35BE" w:rsidRDefault="3106B1A5" w14:paraId="174CAAD9" w14:textId="6BBB9D4A">
            <w:pPr>
              <w:rPr>
                <w:sz w:val="20"/>
                <w:szCs w:val="20"/>
              </w:rPr>
            </w:pPr>
            <w:r w:rsidRPr="6A0C35BE">
              <w:rPr>
                <w:sz w:val="20"/>
                <w:szCs w:val="20"/>
              </w:rPr>
              <w:t>Time between animal testing</w:t>
            </w:r>
            <w:r w:rsidRPr="6A0C35BE" w:rsidR="45B0036A">
              <w:rPr>
                <w:sz w:val="20"/>
                <w:szCs w:val="20"/>
              </w:rPr>
              <w:t xml:space="preserve"> trials</w:t>
            </w:r>
            <w:r w:rsidRPr="6A0C35BE" w:rsidR="568717CD">
              <w:rPr>
                <w:sz w:val="20"/>
                <w:szCs w:val="20"/>
              </w:rPr>
              <w:t>/Minimum number of trials performed per day.</w:t>
            </w:r>
          </w:p>
          <w:p w:rsidRPr="007E3E0F" w:rsidR="0021340B" w:rsidP="6A0C35BE" w:rsidRDefault="0021340B" w14:paraId="5DD87778" w14:textId="5DD921A9">
            <w:pPr>
              <w:rPr>
                <w:rFonts w:eastAsia="Yu Mincho"/>
              </w:rPr>
            </w:pPr>
          </w:p>
          <w:p w:rsidRPr="007E3E0F" w:rsidR="0021340B" w:rsidP="6A0C35BE" w:rsidRDefault="0021340B" w14:paraId="195B2283" w14:textId="57B31F15">
            <w:pPr>
              <w:rPr>
                <w:rFonts w:eastAsia="Yu Mincho"/>
              </w:rPr>
            </w:pPr>
          </w:p>
          <w:p w:rsidRPr="007E3E0F" w:rsidR="0021340B" w:rsidP="6A0C35BE" w:rsidRDefault="0021340B" w14:paraId="07F2BE06" w14:textId="44977703">
            <w:pPr>
              <w:rPr>
                <w:rFonts w:eastAsia="Yu Mincho"/>
              </w:rPr>
            </w:pPr>
          </w:p>
        </w:tc>
        <w:tc>
          <w:tcPr>
            <w:tcW w:w="1740" w:type="dxa"/>
          </w:tcPr>
          <w:p w:rsidRPr="007E3E0F" w:rsidR="0021340B" w:rsidP="00B86BF4" w:rsidRDefault="45B0036A" w14:paraId="06709F5C" w14:textId="5CA44A2D">
            <w:pPr>
              <w:rPr>
                <w:sz w:val="20"/>
                <w:szCs w:val="20"/>
              </w:rPr>
            </w:pPr>
            <w:r w:rsidRPr="6A0C35BE">
              <w:rPr>
                <w:sz w:val="20"/>
                <w:szCs w:val="20"/>
              </w:rPr>
              <w:t>Heat to Footpad/Tissue Recovery</w:t>
            </w:r>
          </w:p>
        </w:tc>
        <w:tc>
          <w:tcPr>
            <w:tcW w:w="2179" w:type="dxa"/>
          </w:tcPr>
          <w:p w:rsidRPr="007E3E0F" w:rsidR="0021340B" w:rsidP="6A0C35BE" w:rsidRDefault="7B4B3E4D" w14:paraId="4BE3EE50" w14:textId="6B4A502A">
            <w:pPr>
              <w:rPr>
                <w:rFonts w:eastAsia="Yu Mincho"/>
                <w:sz w:val="20"/>
                <w:szCs w:val="20"/>
              </w:rPr>
            </w:pPr>
            <w:r w:rsidRPr="6A0C35BE">
              <w:rPr>
                <w:rFonts w:eastAsia="Yu Mincho"/>
                <w:sz w:val="20"/>
                <w:szCs w:val="20"/>
              </w:rPr>
              <w:t xml:space="preserve">Min: </w:t>
            </w:r>
            <w:r w:rsidRPr="57DD8464" w:rsidR="1F2A210B">
              <w:rPr>
                <w:rFonts w:eastAsia="Yu Mincho"/>
                <w:sz w:val="20"/>
                <w:szCs w:val="20"/>
              </w:rPr>
              <w:t>&gt;</w:t>
            </w:r>
            <w:r w:rsidRPr="6A0C35BE">
              <w:rPr>
                <w:rFonts w:eastAsia="Yu Mincho"/>
                <w:sz w:val="20"/>
                <w:szCs w:val="20"/>
              </w:rPr>
              <w:t xml:space="preserve"> 3 trials</w:t>
            </w:r>
            <w:commentRangeStart w:id="25"/>
            <w:commentRangeEnd w:id="25"/>
            <w:r>
              <w:commentReference w:id="25"/>
            </w:r>
          </w:p>
          <w:p w:rsidRPr="007E3E0F" w:rsidR="0021340B" w:rsidP="6A0C35BE" w:rsidRDefault="0021340B" w14:paraId="3A659E5E" w14:textId="2DC90407">
            <w:pPr>
              <w:rPr>
                <w:rFonts w:eastAsia="Yu Mincho"/>
              </w:rPr>
            </w:pPr>
          </w:p>
          <w:p w:rsidRPr="007E3E0F" w:rsidR="0021340B" w:rsidP="6A0C35BE" w:rsidRDefault="7B4B3E4D" w14:paraId="1BAF8007" w14:textId="46FB9CBC">
            <w:pPr>
              <w:rPr>
                <w:rFonts w:eastAsia="Yu Mincho"/>
                <w:sz w:val="20"/>
                <w:szCs w:val="20"/>
              </w:rPr>
            </w:pPr>
            <w:r w:rsidRPr="6A0C35BE">
              <w:rPr>
                <w:rFonts w:eastAsia="Yu Mincho"/>
                <w:sz w:val="20"/>
                <w:szCs w:val="20"/>
              </w:rPr>
              <w:t xml:space="preserve">Max: </w:t>
            </w:r>
            <w:r w:rsidRPr="57DD8464" w:rsidR="1BA2F1AF">
              <w:rPr>
                <w:rFonts w:eastAsia="Yu Mincho"/>
                <w:sz w:val="20"/>
                <w:szCs w:val="20"/>
              </w:rPr>
              <w:t>≤</w:t>
            </w:r>
            <w:r w:rsidRPr="6A0C35BE">
              <w:rPr>
                <w:rFonts w:eastAsia="Yu Mincho"/>
                <w:sz w:val="20"/>
                <w:szCs w:val="20"/>
              </w:rPr>
              <w:t xml:space="preserve"> 5 Trials</w:t>
            </w:r>
          </w:p>
          <w:p w:rsidRPr="007E3E0F" w:rsidR="0021340B" w:rsidP="6A0C35BE" w:rsidRDefault="0021340B" w14:paraId="0781055F" w14:textId="6705D3D3">
            <w:pPr>
              <w:rPr>
                <w:rFonts w:eastAsia="Yu Mincho"/>
              </w:rPr>
            </w:pPr>
          </w:p>
          <w:p w:rsidRPr="007E3E0F" w:rsidR="0021340B" w:rsidP="6A0C35BE" w:rsidRDefault="7B4B3E4D" w14:paraId="299E4239" w14:textId="64E4A3C4">
            <w:pPr>
              <w:rPr>
                <w:rFonts w:eastAsia="Yu Mincho"/>
              </w:rPr>
            </w:pPr>
            <w:r w:rsidRPr="6A0C35BE">
              <w:rPr>
                <w:rFonts w:eastAsia="Yu Mincho"/>
                <w:sz w:val="20"/>
                <w:szCs w:val="20"/>
              </w:rPr>
              <w:t xml:space="preserve">(Time </w:t>
            </w:r>
            <w:r w:rsidRPr="57DD8464" w:rsidR="24211338">
              <w:rPr>
                <w:rFonts w:eastAsia="Yu Mincho"/>
                <w:sz w:val="20"/>
                <w:szCs w:val="20"/>
              </w:rPr>
              <w:t>between each trial will</w:t>
            </w:r>
            <w:r w:rsidRPr="6A0C35BE">
              <w:rPr>
                <w:rFonts w:eastAsia="Yu Mincho"/>
                <w:sz w:val="20"/>
                <w:szCs w:val="20"/>
              </w:rPr>
              <w:t xml:space="preserve"> be calculated</w:t>
            </w:r>
            <w:r w:rsidRPr="6A5DE83C" w:rsidR="5ADE53BD">
              <w:rPr>
                <w:rFonts w:eastAsia="Yu Mincho"/>
                <w:sz w:val="20"/>
                <w:szCs w:val="20"/>
              </w:rPr>
              <w:t xml:space="preserve"> based upon hardware</w:t>
            </w:r>
            <w:r w:rsidRPr="6A0C35BE">
              <w:rPr>
                <w:rFonts w:eastAsia="Yu Mincho"/>
                <w:sz w:val="20"/>
                <w:szCs w:val="20"/>
              </w:rPr>
              <w:t>)</w:t>
            </w:r>
          </w:p>
        </w:tc>
        <w:tc>
          <w:tcPr>
            <w:tcW w:w="1834" w:type="dxa"/>
          </w:tcPr>
          <w:p w:rsidRPr="007E3E0F" w:rsidR="0021340B" w:rsidP="57DD8464" w:rsidRDefault="45B0036A" w14:paraId="13477C27" w14:textId="3C4D9C82">
            <w:pPr>
              <w:rPr>
                <w:sz w:val="20"/>
                <w:szCs w:val="20"/>
              </w:rPr>
            </w:pPr>
            <w:r w:rsidRPr="6A0C35BE">
              <w:rPr>
                <w:sz w:val="20"/>
                <w:szCs w:val="20"/>
              </w:rPr>
              <w:t>Animal Welfare</w:t>
            </w:r>
            <w:r w:rsidRPr="6A0C35BE" w:rsidR="347ECFAC">
              <w:rPr>
                <w:sz w:val="20"/>
                <w:szCs w:val="20"/>
              </w:rPr>
              <w:t xml:space="preserve"> act/Laser safety requirements for a </w:t>
            </w:r>
          </w:p>
          <w:p w:rsidRPr="007E3E0F" w:rsidR="0021340B" w:rsidP="00B86BF4" w:rsidRDefault="78266D55" w14:paraId="375F4838" w14:textId="38F43CC0">
            <w:pPr>
              <w:rPr>
                <w:sz w:val="20"/>
                <w:szCs w:val="20"/>
              </w:rPr>
            </w:pPr>
            <w:r w:rsidRPr="57DD8464">
              <w:rPr>
                <w:sz w:val="20"/>
                <w:szCs w:val="20"/>
              </w:rPr>
              <w:t>C</w:t>
            </w:r>
            <w:r w:rsidRPr="57DD8464" w:rsidR="79F2751A">
              <w:rPr>
                <w:sz w:val="20"/>
                <w:szCs w:val="20"/>
              </w:rPr>
              <w:t>lass</w:t>
            </w:r>
            <w:r w:rsidRPr="6A0C35BE" w:rsidR="347ECFAC">
              <w:rPr>
                <w:sz w:val="20"/>
                <w:szCs w:val="20"/>
              </w:rPr>
              <w:t xml:space="preserve"> 3B laser</w:t>
            </w:r>
          </w:p>
        </w:tc>
      </w:tr>
      <w:tr w:rsidRPr="007E3E0F" w:rsidR="0021340B" w:rsidTr="6A5DE83C" w14:paraId="24B0D7CF" w14:textId="77777777">
        <w:tc>
          <w:tcPr>
            <w:tcW w:w="1618" w:type="dxa"/>
          </w:tcPr>
          <w:p w:rsidRPr="007E3E0F" w:rsidR="0021340B" w:rsidP="00B86BF4" w:rsidRDefault="01D6F5BF" w14:paraId="20FFE161" w14:textId="1C6E8878">
            <w:pPr>
              <w:rPr>
                <w:sz w:val="20"/>
                <w:szCs w:val="20"/>
              </w:rPr>
            </w:pPr>
            <w:r w:rsidRPr="6A0C35BE">
              <w:rPr>
                <w:sz w:val="20"/>
                <w:szCs w:val="20"/>
              </w:rPr>
              <w:t>Non-</w:t>
            </w:r>
            <w:r w:rsidRPr="6A0C35BE" w:rsidR="130CF3E0">
              <w:rPr>
                <w:sz w:val="20"/>
                <w:szCs w:val="20"/>
              </w:rPr>
              <w:t>N</w:t>
            </w:r>
            <w:r w:rsidRPr="6A0C35BE">
              <w:rPr>
                <w:sz w:val="20"/>
                <w:szCs w:val="20"/>
              </w:rPr>
              <w:t>egotiable</w:t>
            </w:r>
          </w:p>
        </w:tc>
        <w:tc>
          <w:tcPr>
            <w:tcW w:w="1979" w:type="dxa"/>
          </w:tcPr>
          <w:p w:rsidRPr="007E3E0F" w:rsidR="0021340B" w:rsidP="00B86BF4" w:rsidRDefault="01D6F5BF" w14:paraId="137617EA" w14:textId="59B9FEC2">
            <w:pPr>
              <w:rPr>
                <w:sz w:val="20"/>
                <w:szCs w:val="20"/>
              </w:rPr>
            </w:pPr>
            <w:r w:rsidRPr="6A0C35BE">
              <w:rPr>
                <w:sz w:val="20"/>
                <w:szCs w:val="20"/>
              </w:rPr>
              <w:t>Budget</w:t>
            </w:r>
            <w:r w:rsidRPr="6A0C35BE" w:rsidR="61E277EF">
              <w:rPr>
                <w:sz w:val="20"/>
                <w:szCs w:val="20"/>
              </w:rPr>
              <w:t>/Cost efficiency.</w:t>
            </w:r>
            <w:r w:rsidRPr="6A0C35BE">
              <w:rPr>
                <w:sz w:val="20"/>
                <w:szCs w:val="20"/>
              </w:rPr>
              <w:t xml:space="preserve"> </w:t>
            </w:r>
          </w:p>
        </w:tc>
        <w:tc>
          <w:tcPr>
            <w:tcW w:w="1740" w:type="dxa"/>
          </w:tcPr>
          <w:p w:rsidRPr="007E3E0F" w:rsidR="0021340B" w:rsidP="00B86BF4" w:rsidRDefault="1008C4E9" w14:paraId="34801F09" w14:textId="4E4EDF87">
            <w:pPr>
              <w:rPr>
                <w:sz w:val="20"/>
                <w:szCs w:val="20"/>
              </w:rPr>
            </w:pPr>
            <w:r w:rsidRPr="6A0C35BE">
              <w:rPr>
                <w:sz w:val="20"/>
                <w:szCs w:val="20"/>
              </w:rPr>
              <w:t>Cost</w:t>
            </w:r>
          </w:p>
        </w:tc>
        <w:tc>
          <w:tcPr>
            <w:tcW w:w="2179" w:type="dxa"/>
          </w:tcPr>
          <w:p w:rsidRPr="007E3E0F" w:rsidR="0021340B" w:rsidP="6A0C35BE" w:rsidRDefault="1E2D16F5" w14:paraId="32336A7F" w14:textId="2D417B0E">
            <w:pPr>
              <w:rPr>
                <w:rFonts w:eastAsia="Yu Mincho"/>
              </w:rPr>
            </w:pPr>
            <w:r w:rsidRPr="6A0C35BE">
              <w:rPr>
                <w:sz w:val="20"/>
                <w:szCs w:val="20"/>
              </w:rPr>
              <w:t>&lt; $15k (More cost efficient than Hargreaves system)</w:t>
            </w:r>
          </w:p>
        </w:tc>
        <w:tc>
          <w:tcPr>
            <w:tcW w:w="1834" w:type="dxa"/>
          </w:tcPr>
          <w:p w:rsidRPr="007E3E0F" w:rsidR="0021340B" w:rsidP="00B86BF4" w:rsidRDefault="1E2D16F5" w14:paraId="798955E3" w14:textId="31AB5353">
            <w:pPr>
              <w:rPr>
                <w:sz w:val="20"/>
                <w:szCs w:val="20"/>
              </w:rPr>
            </w:pPr>
            <w:r w:rsidRPr="6A0C35BE">
              <w:rPr>
                <w:sz w:val="20"/>
                <w:szCs w:val="20"/>
              </w:rPr>
              <w:t>Client/SD</w:t>
            </w:r>
          </w:p>
        </w:tc>
      </w:tr>
      <w:tr w:rsidRPr="007E3E0F" w:rsidR="0021340B" w:rsidTr="6A5DE83C" w14:paraId="30590F2F" w14:textId="77777777">
        <w:tc>
          <w:tcPr>
            <w:tcW w:w="1618" w:type="dxa"/>
          </w:tcPr>
          <w:p w:rsidRPr="007E3E0F" w:rsidR="0021340B" w:rsidP="00B86BF4" w:rsidRDefault="01D6F5BF" w14:paraId="2F53DADF" w14:textId="5912E101">
            <w:pPr>
              <w:rPr>
                <w:sz w:val="20"/>
                <w:szCs w:val="20"/>
              </w:rPr>
            </w:pPr>
            <w:r w:rsidRPr="6A0C35BE">
              <w:rPr>
                <w:sz w:val="20"/>
                <w:szCs w:val="20"/>
              </w:rPr>
              <w:t>Non-</w:t>
            </w:r>
            <w:r w:rsidRPr="6A0C35BE" w:rsidR="5F6E62A4">
              <w:rPr>
                <w:sz w:val="20"/>
                <w:szCs w:val="20"/>
              </w:rPr>
              <w:t>N</w:t>
            </w:r>
            <w:r w:rsidRPr="6A0C35BE">
              <w:rPr>
                <w:sz w:val="20"/>
                <w:szCs w:val="20"/>
              </w:rPr>
              <w:t>egotiable</w:t>
            </w:r>
          </w:p>
        </w:tc>
        <w:tc>
          <w:tcPr>
            <w:tcW w:w="1979" w:type="dxa"/>
            <w:vAlign w:val="bottom"/>
          </w:tcPr>
          <w:p w:rsidRPr="007E3E0F" w:rsidR="0021340B" w:rsidP="6A0C35BE" w:rsidRDefault="01D6F5BF" w14:paraId="492044CE" w14:textId="31160F05">
            <w:pPr>
              <w:rPr>
                <w:sz w:val="20"/>
                <w:szCs w:val="20"/>
              </w:rPr>
            </w:pPr>
            <w:r w:rsidRPr="6A0C35BE">
              <w:rPr>
                <w:sz w:val="20"/>
                <w:szCs w:val="20"/>
              </w:rPr>
              <w:t xml:space="preserve">Animal </w:t>
            </w:r>
            <w:r w:rsidRPr="6A0C35BE" w:rsidR="2DBDF24B">
              <w:rPr>
                <w:sz w:val="20"/>
                <w:szCs w:val="20"/>
              </w:rPr>
              <w:t>W</w:t>
            </w:r>
            <w:r w:rsidRPr="6A0C35BE">
              <w:rPr>
                <w:sz w:val="20"/>
                <w:szCs w:val="20"/>
              </w:rPr>
              <w:t>elfare</w:t>
            </w:r>
          </w:p>
          <w:p w:rsidRPr="007E3E0F" w:rsidR="0021340B" w:rsidP="6A0C35BE" w:rsidRDefault="0021340B" w14:paraId="654EB85B" w14:textId="40BC0E33">
            <w:pPr>
              <w:rPr>
                <w:rFonts w:eastAsia="Yu Mincho"/>
              </w:rPr>
            </w:pPr>
          </w:p>
          <w:p w:rsidRPr="007E3E0F" w:rsidR="0021340B" w:rsidP="6A0C35BE" w:rsidRDefault="0021340B" w14:paraId="66C47F48" w14:textId="426616C0">
            <w:pPr>
              <w:rPr>
                <w:rFonts w:eastAsia="Yu Mincho"/>
              </w:rPr>
            </w:pPr>
          </w:p>
          <w:p w:rsidRPr="007E3E0F" w:rsidR="0021340B" w:rsidP="6A0C35BE" w:rsidRDefault="0021340B" w14:paraId="3FA8D293" w14:textId="42BAA2B8">
            <w:pPr>
              <w:rPr>
                <w:rFonts w:eastAsia="Yu Mincho"/>
              </w:rPr>
            </w:pPr>
          </w:p>
          <w:p w:rsidRPr="007E3E0F" w:rsidR="0021340B" w:rsidP="6A0C35BE" w:rsidRDefault="0021340B" w14:paraId="3F00591B" w14:textId="26E6B051">
            <w:pPr>
              <w:rPr>
                <w:rFonts w:eastAsia="Yu Mincho"/>
              </w:rPr>
            </w:pPr>
          </w:p>
        </w:tc>
        <w:tc>
          <w:tcPr>
            <w:tcW w:w="1740" w:type="dxa"/>
          </w:tcPr>
          <w:p w:rsidRPr="007E3E0F" w:rsidR="0021340B" w:rsidP="00B86BF4" w:rsidRDefault="0DEEDE03" w14:paraId="0B672E37" w14:textId="5E25C66F">
            <w:pPr>
              <w:rPr>
                <w:sz w:val="20"/>
                <w:szCs w:val="20"/>
              </w:rPr>
            </w:pPr>
            <w:r w:rsidRPr="6A0C35BE">
              <w:rPr>
                <w:sz w:val="20"/>
                <w:szCs w:val="20"/>
              </w:rPr>
              <w:t>Animal’s interaction with System/Animal Health</w:t>
            </w:r>
          </w:p>
        </w:tc>
        <w:tc>
          <w:tcPr>
            <w:tcW w:w="2179" w:type="dxa"/>
          </w:tcPr>
          <w:p w:rsidRPr="007E3E0F" w:rsidR="0021340B" w:rsidP="00B86BF4" w:rsidRDefault="0DEEDE03" w14:paraId="10649973" w14:textId="51F66743">
            <w:pPr>
              <w:rPr>
                <w:sz w:val="20"/>
                <w:szCs w:val="20"/>
              </w:rPr>
            </w:pPr>
            <w:r w:rsidRPr="6A0C35BE">
              <w:rPr>
                <w:sz w:val="20"/>
                <w:szCs w:val="20"/>
              </w:rPr>
              <w:t xml:space="preserve">No harm </w:t>
            </w:r>
            <w:r w:rsidRPr="6A5DE83C" w:rsidR="02CB8D7A">
              <w:rPr>
                <w:sz w:val="20"/>
                <w:szCs w:val="20"/>
              </w:rPr>
              <w:t xml:space="preserve">is </w:t>
            </w:r>
            <w:r w:rsidRPr="6A0C35BE">
              <w:rPr>
                <w:sz w:val="20"/>
                <w:szCs w:val="20"/>
              </w:rPr>
              <w:t>done to animals.</w:t>
            </w:r>
          </w:p>
        </w:tc>
        <w:tc>
          <w:tcPr>
            <w:tcW w:w="1834" w:type="dxa"/>
          </w:tcPr>
          <w:p w:rsidRPr="007E3E0F" w:rsidR="0021340B" w:rsidP="00B86BF4" w:rsidRDefault="73E1B2E2" w14:paraId="7E5F7D5B" w14:textId="786886D5">
            <w:pPr>
              <w:rPr>
                <w:sz w:val="20"/>
                <w:szCs w:val="20"/>
              </w:rPr>
            </w:pPr>
            <w:r w:rsidRPr="6A0C35BE">
              <w:rPr>
                <w:sz w:val="20"/>
                <w:szCs w:val="20"/>
              </w:rPr>
              <w:t>Animal Welfare act</w:t>
            </w:r>
          </w:p>
        </w:tc>
      </w:tr>
      <w:tr w:rsidRPr="007E3E0F" w:rsidR="0021340B" w:rsidTr="6A5DE83C" w14:paraId="524076A0" w14:textId="77777777">
        <w:tc>
          <w:tcPr>
            <w:tcW w:w="1618" w:type="dxa"/>
          </w:tcPr>
          <w:p w:rsidRPr="007E3E0F" w:rsidR="0021340B" w:rsidP="6A0C35BE" w:rsidRDefault="010D2CC2" w14:paraId="1DE3E58F" w14:textId="6B173497">
            <w:pPr>
              <w:rPr>
                <w:sz w:val="20"/>
                <w:szCs w:val="20"/>
              </w:rPr>
            </w:pPr>
            <w:r w:rsidRPr="6A0C35BE">
              <w:rPr>
                <w:sz w:val="20"/>
                <w:szCs w:val="20"/>
              </w:rPr>
              <w:t>Non-</w:t>
            </w:r>
            <w:r w:rsidRPr="6A0C35BE" w:rsidR="5F2D1E8B">
              <w:rPr>
                <w:sz w:val="20"/>
                <w:szCs w:val="20"/>
              </w:rPr>
              <w:t>N</w:t>
            </w:r>
            <w:r w:rsidRPr="6A0C35BE">
              <w:rPr>
                <w:sz w:val="20"/>
                <w:szCs w:val="20"/>
              </w:rPr>
              <w:t>egotiable</w:t>
            </w:r>
          </w:p>
          <w:p w:rsidRPr="007E3E0F" w:rsidR="0021340B" w:rsidP="6A0C35BE" w:rsidRDefault="0021340B" w14:paraId="63A8531E" w14:textId="76EAC08A">
            <w:pPr>
              <w:rPr>
                <w:rFonts w:eastAsia="Yu Mincho"/>
                <w:sz w:val="20"/>
                <w:szCs w:val="20"/>
              </w:rPr>
            </w:pPr>
          </w:p>
        </w:tc>
        <w:tc>
          <w:tcPr>
            <w:tcW w:w="1979" w:type="dxa"/>
          </w:tcPr>
          <w:p w:rsidRPr="007E3E0F" w:rsidR="0021340B" w:rsidP="00B86BF4" w:rsidRDefault="45E13D6E" w14:paraId="4B8985F5" w14:textId="4242B004">
            <w:pPr>
              <w:rPr>
                <w:sz w:val="20"/>
                <w:szCs w:val="20"/>
              </w:rPr>
            </w:pPr>
            <w:r w:rsidRPr="6A0C35BE">
              <w:rPr>
                <w:sz w:val="20"/>
                <w:szCs w:val="20"/>
              </w:rPr>
              <w:t>Precise data collection-time resolution</w:t>
            </w:r>
            <w:r w:rsidRPr="57DD8464" w:rsidR="38A7BBAD">
              <w:rPr>
                <w:sz w:val="20"/>
                <w:szCs w:val="20"/>
              </w:rPr>
              <w:t>, and ability to validate the data.</w:t>
            </w:r>
          </w:p>
        </w:tc>
        <w:tc>
          <w:tcPr>
            <w:tcW w:w="1740" w:type="dxa"/>
          </w:tcPr>
          <w:p w:rsidRPr="007E3E0F" w:rsidR="0021340B" w:rsidP="00B86BF4" w:rsidRDefault="6D41509B" w14:paraId="75E4DC98" w14:textId="7AB8CA28">
            <w:pPr>
              <w:rPr>
                <w:sz w:val="20"/>
                <w:szCs w:val="20"/>
              </w:rPr>
            </w:pPr>
            <w:r w:rsidRPr="6A0C35BE">
              <w:rPr>
                <w:sz w:val="20"/>
                <w:szCs w:val="20"/>
              </w:rPr>
              <w:t>Response time to laser</w:t>
            </w:r>
          </w:p>
        </w:tc>
        <w:tc>
          <w:tcPr>
            <w:tcW w:w="2179" w:type="dxa"/>
          </w:tcPr>
          <w:p w:rsidRPr="007E3E0F" w:rsidR="0021340B" w:rsidP="6A0C35BE" w:rsidRDefault="6D41509B" w14:paraId="74D6EDE6" w14:textId="2B992F33">
            <w:pPr>
              <w:rPr>
                <w:sz w:val="20"/>
                <w:szCs w:val="20"/>
              </w:rPr>
            </w:pPr>
            <w:r w:rsidRPr="6A0C35BE">
              <w:rPr>
                <w:sz w:val="20"/>
                <w:szCs w:val="20"/>
              </w:rPr>
              <w:t>Min: Collect data at a rate of milliseconds</w:t>
            </w:r>
          </w:p>
          <w:p w:rsidRPr="007E3E0F" w:rsidR="0021340B" w:rsidP="6A0C35BE" w:rsidRDefault="0021340B" w14:paraId="30EC9054" w14:textId="38B9350B">
            <w:pPr>
              <w:rPr>
                <w:rFonts w:eastAsia="Yu Mincho"/>
              </w:rPr>
            </w:pPr>
          </w:p>
          <w:p w:rsidRPr="007E3E0F" w:rsidR="0021340B" w:rsidP="6A0C35BE" w:rsidRDefault="6D41509B" w14:paraId="67EFB631" w14:textId="39EBE09C">
            <w:pPr>
              <w:rPr>
                <w:rFonts w:eastAsia="Yu Mincho"/>
              </w:rPr>
            </w:pPr>
            <w:r w:rsidRPr="6A0C35BE">
              <w:rPr>
                <w:rFonts w:eastAsia="Yu Mincho"/>
                <w:sz w:val="20"/>
                <w:szCs w:val="20"/>
              </w:rPr>
              <w:t>Max: Collect data at a more precise rate and validate this data</w:t>
            </w:r>
          </w:p>
        </w:tc>
        <w:tc>
          <w:tcPr>
            <w:tcW w:w="1834" w:type="dxa"/>
          </w:tcPr>
          <w:p w:rsidRPr="007E3E0F" w:rsidR="0021340B" w:rsidP="00B86BF4" w:rsidRDefault="6D41509B" w14:paraId="722D631E" w14:textId="4A02E595">
            <w:pPr>
              <w:rPr>
                <w:sz w:val="20"/>
                <w:szCs w:val="20"/>
              </w:rPr>
            </w:pPr>
            <w:r w:rsidRPr="6A0C35BE">
              <w:rPr>
                <w:sz w:val="20"/>
                <w:szCs w:val="20"/>
              </w:rPr>
              <w:t>Client</w:t>
            </w:r>
          </w:p>
        </w:tc>
      </w:tr>
      <w:tr w:rsidR="6A0C35BE" w:rsidTr="6A5DE83C" w14:paraId="78E6EACC" w14:textId="77777777">
        <w:tc>
          <w:tcPr>
            <w:tcW w:w="1618" w:type="dxa"/>
          </w:tcPr>
          <w:p w:rsidR="2510AF1D" w:rsidP="6A0C35BE" w:rsidRDefault="2510AF1D" w14:paraId="49759DDF" w14:textId="23247008">
            <w:pPr>
              <w:rPr>
                <w:rFonts w:eastAsia="Yu Mincho"/>
                <w:sz w:val="20"/>
                <w:szCs w:val="20"/>
              </w:rPr>
            </w:pPr>
            <w:r w:rsidRPr="6A0C35BE">
              <w:rPr>
                <w:rFonts w:eastAsia="Yu Mincho"/>
                <w:sz w:val="20"/>
                <w:szCs w:val="20"/>
              </w:rPr>
              <w:t>Negotiable</w:t>
            </w:r>
          </w:p>
        </w:tc>
        <w:tc>
          <w:tcPr>
            <w:tcW w:w="1979" w:type="dxa"/>
          </w:tcPr>
          <w:p w:rsidR="2510AF1D" w:rsidP="6A0C35BE" w:rsidRDefault="2510AF1D" w14:paraId="3F079B23" w14:textId="603BCCC7">
            <w:pPr>
              <w:rPr>
                <w:rFonts w:eastAsia="Yu Mincho"/>
                <w:sz w:val="20"/>
                <w:szCs w:val="20"/>
              </w:rPr>
            </w:pPr>
            <w:r w:rsidRPr="6A0C35BE">
              <w:rPr>
                <w:rFonts w:eastAsia="Yu Mincho"/>
                <w:sz w:val="20"/>
                <w:szCs w:val="20"/>
              </w:rPr>
              <w:t xml:space="preserve">Photodiode </w:t>
            </w:r>
            <w:r w:rsidRPr="57DD8464" w:rsidR="12FA63B0">
              <w:rPr>
                <w:rFonts w:eastAsia="Yu Mincho"/>
                <w:sz w:val="20"/>
                <w:szCs w:val="20"/>
              </w:rPr>
              <w:t>replacement</w:t>
            </w:r>
          </w:p>
        </w:tc>
        <w:tc>
          <w:tcPr>
            <w:tcW w:w="1740" w:type="dxa"/>
          </w:tcPr>
          <w:p w:rsidR="44B031BF" w:rsidP="6A0C35BE" w:rsidRDefault="44B031BF" w14:paraId="184B2CD3" w14:textId="30F0446A">
            <w:pPr>
              <w:rPr>
                <w:rFonts w:eastAsia="Yu Mincho"/>
                <w:sz w:val="20"/>
                <w:szCs w:val="20"/>
              </w:rPr>
            </w:pPr>
            <w:r w:rsidRPr="6A0C35BE">
              <w:rPr>
                <w:rFonts w:eastAsia="Yu Mincho"/>
                <w:sz w:val="20"/>
                <w:szCs w:val="20"/>
              </w:rPr>
              <w:t>Interaction with 5V RPI</w:t>
            </w:r>
          </w:p>
        </w:tc>
        <w:tc>
          <w:tcPr>
            <w:tcW w:w="2179" w:type="dxa"/>
          </w:tcPr>
          <w:p w:rsidR="44B031BF" w:rsidP="6A0C35BE" w:rsidRDefault="44B031BF" w14:paraId="26E2240A" w14:textId="32C06784">
            <w:pPr>
              <w:rPr>
                <w:rFonts w:eastAsia="Yu Mincho"/>
                <w:sz w:val="20"/>
                <w:szCs w:val="20"/>
              </w:rPr>
            </w:pPr>
            <w:r w:rsidRPr="6A0C35BE">
              <w:rPr>
                <w:rFonts w:eastAsia="Yu Mincho"/>
                <w:sz w:val="20"/>
                <w:szCs w:val="20"/>
              </w:rPr>
              <w:t>Min:</w:t>
            </w:r>
            <w:r w:rsidRPr="6A0C35BE" w:rsidR="44A77706">
              <w:rPr>
                <w:rFonts w:eastAsia="Yu Mincho"/>
                <w:sz w:val="20"/>
                <w:szCs w:val="20"/>
              </w:rPr>
              <w:t xml:space="preserve"> Continue using</w:t>
            </w:r>
            <w:r w:rsidRPr="6A0C35BE">
              <w:rPr>
                <w:rFonts w:eastAsia="Yu Mincho"/>
                <w:sz w:val="20"/>
                <w:szCs w:val="20"/>
              </w:rPr>
              <w:t xml:space="preserve"> the </w:t>
            </w:r>
            <w:r w:rsidRPr="6A0C35BE" w:rsidR="4A310F54">
              <w:rPr>
                <w:rFonts w:eastAsia="Yu Mincho"/>
                <w:sz w:val="20"/>
                <w:szCs w:val="20"/>
              </w:rPr>
              <w:t xml:space="preserve">same </w:t>
            </w:r>
            <w:r w:rsidRPr="6A0C35BE">
              <w:rPr>
                <w:rFonts w:eastAsia="Yu Mincho"/>
                <w:sz w:val="20"/>
                <w:szCs w:val="20"/>
              </w:rPr>
              <w:t>photodiode</w:t>
            </w:r>
          </w:p>
          <w:p w:rsidR="6A0C35BE" w:rsidP="6A0C35BE" w:rsidRDefault="6A0C35BE" w14:paraId="21466D04" w14:textId="5F3A621E">
            <w:pPr>
              <w:rPr>
                <w:rFonts w:eastAsia="Yu Mincho"/>
              </w:rPr>
            </w:pPr>
          </w:p>
          <w:p w:rsidR="44B031BF" w:rsidP="6A0C35BE" w:rsidRDefault="44B031BF" w14:paraId="1FBF954E" w14:textId="3B08A216">
            <w:pPr>
              <w:rPr>
                <w:rFonts w:eastAsia="Yu Mincho"/>
              </w:rPr>
            </w:pPr>
            <w:r w:rsidRPr="6A0C35BE">
              <w:rPr>
                <w:rFonts w:eastAsia="Yu Mincho"/>
                <w:sz w:val="20"/>
                <w:szCs w:val="20"/>
              </w:rPr>
              <w:t xml:space="preserve">Max: Replace with </w:t>
            </w:r>
            <w:r w:rsidRPr="57DD8464" w:rsidR="24B07D64">
              <w:rPr>
                <w:rFonts w:eastAsia="Yu Mincho"/>
                <w:sz w:val="20"/>
                <w:szCs w:val="20"/>
              </w:rPr>
              <w:t>better suited</w:t>
            </w:r>
            <w:r w:rsidRPr="6A0C35BE">
              <w:rPr>
                <w:rFonts w:eastAsia="Yu Mincho"/>
                <w:sz w:val="20"/>
                <w:szCs w:val="20"/>
              </w:rPr>
              <w:t xml:space="preserve"> photodiode</w:t>
            </w:r>
          </w:p>
        </w:tc>
        <w:tc>
          <w:tcPr>
            <w:tcW w:w="1834" w:type="dxa"/>
          </w:tcPr>
          <w:p w:rsidR="44B031BF" w:rsidP="6A0C35BE" w:rsidRDefault="44B031BF" w14:paraId="657B138C" w14:textId="348FDFF7">
            <w:pPr>
              <w:rPr>
                <w:rFonts w:eastAsia="Yu Mincho"/>
                <w:sz w:val="20"/>
                <w:szCs w:val="20"/>
              </w:rPr>
            </w:pPr>
            <w:r w:rsidRPr="6A0C35BE">
              <w:rPr>
                <w:rFonts w:eastAsia="Yu Mincho"/>
                <w:sz w:val="20"/>
                <w:szCs w:val="20"/>
              </w:rPr>
              <w:t>Performance of system</w:t>
            </w:r>
          </w:p>
        </w:tc>
      </w:tr>
      <w:tr w:rsidR="6A0C35BE" w:rsidTr="6A5DE83C" w14:paraId="21F1D7F2" w14:textId="77777777">
        <w:tc>
          <w:tcPr>
            <w:tcW w:w="1618" w:type="dxa"/>
          </w:tcPr>
          <w:p w:rsidR="7835D91A" w:rsidP="6A0C35BE" w:rsidRDefault="7835D91A" w14:paraId="322F240D" w14:textId="76929646">
            <w:pPr>
              <w:rPr>
                <w:rFonts w:eastAsia="Yu Mincho"/>
                <w:sz w:val="20"/>
                <w:szCs w:val="20"/>
              </w:rPr>
            </w:pPr>
            <w:r w:rsidRPr="6A0C35BE">
              <w:rPr>
                <w:rFonts w:eastAsia="Yu Mincho"/>
                <w:sz w:val="20"/>
                <w:szCs w:val="20"/>
              </w:rPr>
              <w:t>Negotiable</w:t>
            </w:r>
          </w:p>
        </w:tc>
        <w:tc>
          <w:tcPr>
            <w:tcW w:w="1979" w:type="dxa"/>
          </w:tcPr>
          <w:p w:rsidR="7835D91A" w:rsidP="6A0C35BE" w:rsidRDefault="7835D91A" w14:paraId="04AD5A38" w14:textId="04A4F99A">
            <w:pPr>
              <w:rPr>
                <w:rFonts w:eastAsia="Yu Mincho"/>
                <w:sz w:val="20"/>
                <w:szCs w:val="20"/>
              </w:rPr>
            </w:pPr>
            <w:r w:rsidRPr="6A0C35BE">
              <w:rPr>
                <w:rFonts w:eastAsia="Yu Mincho"/>
                <w:sz w:val="20"/>
                <w:szCs w:val="20"/>
              </w:rPr>
              <w:t>Microcontroller replacement</w:t>
            </w:r>
          </w:p>
        </w:tc>
        <w:tc>
          <w:tcPr>
            <w:tcW w:w="1740" w:type="dxa"/>
          </w:tcPr>
          <w:p w:rsidR="7835D91A" w:rsidP="6A0C35BE" w:rsidRDefault="7835D91A" w14:paraId="60CA12E9" w14:textId="20A9AF91">
            <w:pPr>
              <w:rPr>
                <w:rFonts w:eastAsia="Yu Mincho"/>
                <w:sz w:val="20"/>
                <w:szCs w:val="20"/>
              </w:rPr>
            </w:pPr>
            <w:r w:rsidRPr="6A0C35BE">
              <w:rPr>
                <w:rFonts w:eastAsia="Yu Mincho"/>
                <w:sz w:val="20"/>
                <w:szCs w:val="20"/>
              </w:rPr>
              <w:t>Cost and Efficiency</w:t>
            </w:r>
          </w:p>
        </w:tc>
        <w:tc>
          <w:tcPr>
            <w:tcW w:w="2179" w:type="dxa"/>
          </w:tcPr>
          <w:p w:rsidR="1376FB48" w:rsidP="6A0C35BE" w:rsidRDefault="1376FB48" w14:paraId="30B3D80E" w14:textId="2DA8D251">
            <w:pPr>
              <w:rPr>
                <w:rFonts w:eastAsia="Yu Mincho"/>
                <w:sz w:val="20"/>
                <w:szCs w:val="20"/>
              </w:rPr>
            </w:pPr>
            <w:r w:rsidRPr="6A0C35BE">
              <w:rPr>
                <w:rFonts w:eastAsia="Yu Mincho"/>
                <w:sz w:val="20"/>
                <w:szCs w:val="20"/>
              </w:rPr>
              <w:t xml:space="preserve">Min: </w:t>
            </w:r>
            <w:r w:rsidRPr="6A0C35BE" w:rsidR="5B3871F2">
              <w:rPr>
                <w:rFonts w:eastAsia="Yu Mincho"/>
                <w:sz w:val="20"/>
                <w:szCs w:val="20"/>
              </w:rPr>
              <w:t>Continue using</w:t>
            </w:r>
            <w:r w:rsidRPr="6A0C35BE">
              <w:rPr>
                <w:rFonts w:eastAsia="Yu Mincho"/>
                <w:sz w:val="20"/>
                <w:szCs w:val="20"/>
              </w:rPr>
              <w:t xml:space="preserve"> the RPI</w:t>
            </w:r>
          </w:p>
          <w:p w:rsidR="6A0C35BE" w:rsidP="6A0C35BE" w:rsidRDefault="6A0C35BE" w14:paraId="1804FB6C" w14:textId="292F1857">
            <w:pPr>
              <w:rPr>
                <w:rFonts w:eastAsia="Yu Mincho"/>
              </w:rPr>
            </w:pPr>
          </w:p>
          <w:p w:rsidR="1376FB48" w:rsidP="6A0C35BE" w:rsidRDefault="1376FB48" w14:paraId="48A9DF6E" w14:textId="3FD8FE16">
            <w:pPr>
              <w:rPr>
                <w:rFonts w:eastAsia="Yu Mincho"/>
              </w:rPr>
            </w:pPr>
            <w:r w:rsidRPr="6A0C35BE">
              <w:rPr>
                <w:rFonts w:eastAsia="Yu Mincho"/>
                <w:sz w:val="20"/>
                <w:szCs w:val="20"/>
              </w:rPr>
              <w:t xml:space="preserve">Max: Use a smaller/cheaper microcontroller </w:t>
            </w:r>
            <w:r w:rsidRPr="57DD8464" w:rsidR="381646FA">
              <w:rPr>
                <w:rFonts w:eastAsia="Yu Mincho"/>
                <w:sz w:val="20"/>
                <w:szCs w:val="20"/>
              </w:rPr>
              <w:t>or FPGA</w:t>
            </w:r>
            <w:r w:rsidRPr="57DD8464" w:rsidR="20597BA1">
              <w:rPr>
                <w:rFonts w:eastAsia="Yu Mincho"/>
                <w:sz w:val="20"/>
                <w:szCs w:val="20"/>
              </w:rPr>
              <w:t xml:space="preserve"> </w:t>
            </w:r>
            <w:r w:rsidRPr="6A0C35BE">
              <w:rPr>
                <w:rFonts w:eastAsia="Yu Mincho"/>
                <w:sz w:val="20"/>
                <w:szCs w:val="20"/>
              </w:rPr>
              <w:t>while retaining efficiency</w:t>
            </w:r>
          </w:p>
        </w:tc>
        <w:tc>
          <w:tcPr>
            <w:tcW w:w="1834" w:type="dxa"/>
          </w:tcPr>
          <w:p w:rsidR="1376FB48" w:rsidP="6A0C35BE" w:rsidRDefault="1376FB48" w14:paraId="01992466" w14:textId="4F9D3BB0">
            <w:pPr>
              <w:rPr>
                <w:rFonts w:eastAsia="Yu Mincho"/>
                <w:sz w:val="20"/>
                <w:szCs w:val="20"/>
              </w:rPr>
            </w:pPr>
            <w:r w:rsidRPr="6A0C35BE">
              <w:rPr>
                <w:rFonts w:eastAsia="Yu Mincho"/>
                <w:sz w:val="20"/>
                <w:szCs w:val="20"/>
              </w:rPr>
              <w:t>Performance of system</w:t>
            </w:r>
          </w:p>
        </w:tc>
      </w:tr>
    </w:tbl>
    <w:p w:rsidR="6F714FA1" w:rsidP="6A0C35BE" w:rsidRDefault="79408786" w14:paraId="1E27CECB" w14:textId="282DD1BB">
      <w:pPr>
        <w:pStyle w:val="Heading1"/>
      </w:pPr>
      <w:r>
        <w:t>Room to Grow</w:t>
      </w:r>
    </w:p>
    <w:p w:rsidR="004640DF" w:rsidP="00DA5CF0" w:rsidRDefault="1A279910" w14:paraId="7C4F2E3E" w14:textId="34AAFF32">
      <w:r>
        <w:t>Collectively as a group, we feel we have room to grow in the following areas of knowledge:</w:t>
      </w:r>
    </w:p>
    <w:p w:rsidR="21E8F1B8" w:rsidP="6A0C35BE" w:rsidRDefault="3E4C031C" w14:paraId="759E05D2" w14:textId="25098E3B">
      <w:pPr>
        <w:pStyle w:val="ListParagraph"/>
        <w:numPr>
          <w:ilvl w:val="0"/>
          <w:numId w:val="19"/>
        </w:numPr>
        <w:rPr>
          <w:rFonts w:asciiTheme="minorHAnsi" w:hAnsiTheme="minorHAnsi" w:cstheme="minorBidi"/>
        </w:rPr>
      </w:pPr>
      <w:r w:rsidRPr="6A0C35BE">
        <w:rPr>
          <w:rFonts w:eastAsia="Yu Mincho"/>
          <w:u w:val="single"/>
        </w:rPr>
        <w:t>Theoretical knowledge</w:t>
      </w:r>
      <w:r w:rsidRPr="6A0C35BE" w:rsidR="37320030">
        <w:rPr>
          <w:rFonts w:eastAsia="Yu Mincho"/>
          <w:u w:val="single"/>
        </w:rPr>
        <w:t>:</w:t>
      </w:r>
      <w:r w:rsidRPr="6A0C35BE" w:rsidR="334AB2DF">
        <w:rPr>
          <w:rFonts w:eastAsia="Yu Mincho"/>
        </w:rPr>
        <w:t xml:space="preserve"> </w:t>
      </w:r>
      <w:r w:rsidRPr="6A0C35BE" w:rsidR="37320030">
        <w:rPr>
          <w:rFonts w:eastAsia="Yu Mincho"/>
        </w:rPr>
        <w:t xml:space="preserve">While the </w:t>
      </w:r>
      <w:r w:rsidRPr="6A0C35BE" w:rsidR="4424E9A6">
        <w:rPr>
          <w:rFonts w:eastAsia="Yu Mincho"/>
        </w:rPr>
        <w:t>Hargr</w:t>
      </w:r>
      <w:r w:rsidRPr="6A0C35BE" w:rsidR="120143D5">
        <w:rPr>
          <w:rFonts w:eastAsia="Yu Mincho"/>
        </w:rPr>
        <w:t>e</w:t>
      </w:r>
      <w:r w:rsidRPr="6A0C35BE" w:rsidR="4424E9A6">
        <w:rPr>
          <w:rFonts w:eastAsia="Yu Mincho"/>
        </w:rPr>
        <w:t>aves</w:t>
      </w:r>
      <w:r w:rsidRPr="6A0C35BE" w:rsidR="37320030">
        <w:rPr>
          <w:rFonts w:eastAsia="Yu Mincho"/>
        </w:rPr>
        <w:t xml:space="preserve"> test has strengthened </w:t>
      </w:r>
      <w:r w:rsidRPr="6A0C35BE" w:rsidR="7DD28648">
        <w:rPr>
          <w:rFonts w:eastAsia="Yu Mincho"/>
        </w:rPr>
        <w:t>our</w:t>
      </w:r>
      <w:r w:rsidRPr="6A0C35BE" w:rsidR="37320030">
        <w:rPr>
          <w:rFonts w:eastAsia="Yu Mincho"/>
        </w:rPr>
        <w:t xml:space="preserve"> understanding of nociception, we still have a lot of </w:t>
      </w:r>
      <w:r w:rsidRPr="6A0C35BE" w:rsidR="1F8C15D8">
        <w:rPr>
          <w:rFonts w:eastAsia="Yu Mincho"/>
        </w:rPr>
        <w:t xml:space="preserve">theoretical knowledge to gain, such as understanding the biophysics of reflexes to </w:t>
      </w:r>
      <w:r w:rsidRPr="6A0C35BE" w:rsidR="3E5EB9E2">
        <w:rPr>
          <w:rFonts w:eastAsia="Yu Mincho"/>
        </w:rPr>
        <w:t>nociception</w:t>
      </w:r>
      <w:r w:rsidRPr="6A0C35BE" w:rsidR="20D2120D">
        <w:rPr>
          <w:rFonts w:eastAsia="Yu Mincho"/>
        </w:rPr>
        <w:t xml:space="preserve">, this will allow us to determine a </w:t>
      </w:r>
      <w:r w:rsidRPr="6A0C35BE" w:rsidR="498702E5">
        <w:rPr>
          <w:rFonts w:eastAsia="Yu Mincho"/>
        </w:rPr>
        <w:t xml:space="preserve">valid/invalid </w:t>
      </w:r>
      <w:r w:rsidRPr="6A0C35BE" w:rsidR="20D2120D">
        <w:rPr>
          <w:rFonts w:eastAsia="Yu Mincho"/>
        </w:rPr>
        <w:t xml:space="preserve">paw response to our tests and allow us to determine how we can </w:t>
      </w:r>
      <w:r w:rsidRPr="6A0C35BE" w:rsidR="115F4C29">
        <w:rPr>
          <w:rFonts w:eastAsia="Yu Mincho"/>
        </w:rPr>
        <w:t>verify our design on a technical and ethical level.</w:t>
      </w:r>
    </w:p>
    <w:p w:rsidR="00DE40BD" w:rsidP="3C24039A" w:rsidRDefault="48A8C6C3" w14:paraId="258334E5" w14:textId="24450D58">
      <w:pPr>
        <w:pStyle w:val="ListParagraph"/>
        <w:numPr>
          <w:ilvl w:val="0"/>
          <w:numId w:val="19"/>
        </w:numPr>
      </w:pPr>
      <w:r w:rsidRPr="6A0C35BE">
        <w:rPr>
          <w:rFonts w:eastAsia="Yu Mincho"/>
          <w:u w:val="single"/>
        </w:rPr>
        <w:t>Data analysis</w:t>
      </w:r>
      <w:r w:rsidRPr="6A0C35BE" w:rsidR="2C3E904D">
        <w:rPr>
          <w:rFonts w:eastAsia="Yu Mincho"/>
          <w:u w:val="single"/>
        </w:rPr>
        <w:t>:</w:t>
      </w:r>
      <w:r w:rsidRPr="6A0C35BE" w:rsidR="2C3E904D">
        <w:rPr>
          <w:rFonts w:eastAsia="Yu Mincho"/>
        </w:rPr>
        <w:t xml:space="preserve"> </w:t>
      </w:r>
      <w:r w:rsidRPr="6A0C35BE" w:rsidR="4497F729">
        <w:rPr>
          <w:rFonts w:eastAsia="Yu Mincho"/>
        </w:rPr>
        <w:t>We are unsure of</w:t>
      </w:r>
      <w:r w:rsidRPr="6A0C35BE" w:rsidR="0336BC27">
        <w:rPr>
          <w:rFonts w:eastAsia="Yu Mincho"/>
        </w:rPr>
        <w:t xml:space="preserve"> the</w:t>
      </w:r>
      <w:r w:rsidRPr="6A0C35BE" w:rsidR="22FEEA50">
        <w:rPr>
          <w:rFonts w:eastAsia="Yu Mincho"/>
        </w:rPr>
        <w:t xml:space="preserve"> technological approach to capturing</w:t>
      </w:r>
      <w:r w:rsidRPr="6A0C35BE" w:rsidR="0336BC27">
        <w:rPr>
          <w:rFonts w:eastAsia="Yu Mincho"/>
        </w:rPr>
        <w:t xml:space="preserve"> </w:t>
      </w:r>
      <w:r w:rsidRPr="6A0C35BE" w:rsidR="2C3E904D">
        <w:rPr>
          <w:rFonts w:eastAsia="Yu Mincho"/>
        </w:rPr>
        <w:t>data</w:t>
      </w:r>
      <w:r w:rsidRPr="6A0C35BE" w:rsidR="5B5FE027">
        <w:rPr>
          <w:rFonts w:eastAsia="Yu Mincho"/>
        </w:rPr>
        <w:t xml:space="preserve"> generated by the laser. Furthermore, any data captured must be v</w:t>
      </w:r>
      <w:r w:rsidRPr="6A0C35BE" w:rsidR="6B031285">
        <w:rPr>
          <w:rFonts w:eastAsia="Yu Mincho"/>
        </w:rPr>
        <w:t>erif</w:t>
      </w:r>
      <w:r w:rsidRPr="6A0C35BE" w:rsidR="25319B47">
        <w:rPr>
          <w:rFonts w:eastAsia="Yu Mincho"/>
        </w:rPr>
        <w:t>ied</w:t>
      </w:r>
      <w:r w:rsidRPr="6A0C35BE" w:rsidR="4CF065B6">
        <w:rPr>
          <w:rFonts w:eastAsia="Yu Mincho"/>
        </w:rPr>
        <w:t>.</w:t>
      </w:r>
      <w:r w:rsidRPr="6A0C35BE" w:rsidR="1C57E111">
        <w:rPr>
          <w:rFonts w:eastAsia="Yu Mincho"/>
        </w:rPr>
        <w:t xml:space="preserve"> </w:t>
      </w:r>
      <w:r w:rsidRPr="6A0C35BE" w:rsidR="6DEB87F5">
        <w:rPr>
          <w:rFonts w:eastAsia="Yu Mincho"/>
        </w:rPr>
        <w:t>A</w:t>
      </w:r>
      <w:r w:rsidRPr="6A0C35BE" w:rsidR="1C57E111">
        <w:rPr>
          <w:rFonts w:eastAsia="Yu Mincho"/>
        </w:rPr>
        <w:t xml:space="preserve"> solid method to </w:t>
      </w:r>
      <w:r w:rsidRPr="6A0C35BE" w:rsidR="7E054915">
        <w:rPr>
          <w:rFonts w:eastAsia="Yu Mincho"/>
        </w:rPr>
        <w:t>determine</w:t>
      </w:r>
      <w:r w:rsidR="231F00AB">
        <w:t xml:space="preserve"> data </w:t>
      </w:r>
      <w:r w:rsidR="5156165F">
        <w:t xml:space="preserve">collection </w:t>
      </w:r>
      <w:r w:rsidR="5694D80B">
        <w:t>must</w:t>
      </w:r>
      <w:r w:rsidR="5156165F">
        <w:t xml:space="preserve"> be developed by strengthening</w:t>
      </w:r>
      <w:r w:rsidR="74B8D506">
        <w:t xml:space="preserve"> the team’s</w:t>
      </w:r>
      <w:r w:rsidR="5156165F">
        <w:t xml:space="preserve"> system </w:t>
      </w:r>
      <w:r w:rsidR="1997CC3D">
        <w:t>test planning skills</w:t>
      </w:r>
      <w:r w:rsidR="5156165F">
        <w:t>.</w:t>
      </w:r>
    </w:p>
    <w:p w:rsidR="00DE40BD" w:rsidP="2C9BBDD1" w:rsidRDefault="72836ED2" w14:paraId="5F7194BE" w14:textId="3886AFA4">
      <w:pPr>
        <w:pStyle w:val="ListParagraph"/>
        <w:numPr>
          <w:ilvl w:val="0"/>
          <w:numId w:val="19"/>
        </w:numPr>
      </w:pPr>
      <w:r w:rsidRPr="6A0C35BE">
        <w:rPr>
          <w:rFonts w:eastAsia="Yu Mincho"/>
          <w:u w:val="single"/>
        </w:rPr>
        <w:t>System integration</w:t>
      </w:r>
      <w:r w:rsidRPr="6A0C35BE" w:rsidR="43000C05">
        <w:rPr>
          <w:rFonts w:eastAsia="Yu Mincho"/>
          <w:u w:val="single"/>
        </w:rPr>
        <w:t>:</w:t>
      </w:r>
      <w:r w:rsidRPr="6A0C35BE" w:rsidR="43000C05">
        <w:rPr>
          <w:rFonts w:eastAsia="Yu Mincho"/>
        </w:rPr>
        <w:t xml:space="preserve"> </w:t>
      </w:r>
      <w:r w:rsidRPr="6A0C35BE" w:rsidR="6DCA746A">
        <w:rPr>
          <w:rFonts w:eastAsia="Yu Mincho"/>
        </w:rPr>
        <w:t xml:space="preserve">Understanding </w:t>
      </w:r>
      <w:r w:rsidRPr="6A0C35BE" w:rsidR="17C626AC">
        <w:rPr>
          <w:rFonts w:eastAsia="Yu Mincho"/>
        </w:rPr>
        <w:t xml:space="preserve">how to overall </w:t>
      </w:r>
      <w:r w:rsidRPr="6A0C35BE" w:rsidR="6B9E9656">
        <w:rPr>
          <w:rFonts w:eastAsia="Yu Mincho"/>
        </w:rPr>
        <w:t>link</w:t>
      </w:r>
      <w:r w:rsidRPr="6A0C35BE" w:rsidR="17C626AC">
        <w:rPr>
          <w:rFonts w:eastAsia="Yu Mincho"/>
        </w:rPr>
        <w:t xml:space="preserve"> </w:t>
      </w:r>
      <w:r w:rsidRPr="6A0C35BE" w:rsidR="1B7B88F2">
        <w:rPr>
          <w:rFonts w:eastAsia="Yu Mincho"/>
        </w:rPr>
        <w:t>our work with the previous work already completed to establish a stable system</w:t>
      </w:r>
      <w:r w:rsidRPr="6A0C35BE" w:rsidR="17C626AC">
        <w:rPr>
          <w:rFonts w:eastAsia="Yu Mincho"/>
        </w:rPr>
        <w:t xml:space="preserve">. </w:t>
      </w:r>
      <w:r w:rsidRPr="6A0C35BE" w:rsidR="57C90FBE">
        <w:rPr>
          <w:rFonts w:eastAsia="Yu Mincho"/>
        </w:rPr>
        <w:t>We understand some of the parts</w:t>
      </w:r>
      <w:r w:rsidRPr="6A0C35BE" w:rsidR="3EE74E51">
        <w:rPr>
          <w:rFonts w:eastAsia="Yu Mincho"/>
        </w:rPr>
        <w:t xml:space="preserve"> of the system</w:t>
      </w:r>
      <w:r w:rsidRPr="6A0C35BE" w:rsidR="57C90FBE">
        <w:rPr>
          <w:rFonts w:eastAsia="Yu Mincho"/>
        </w:rPr>
        <w:t xml:space="preserve"> and why they need to be created,</w:t>
      </w:r>
      <w:r w:rsidRPr="6A0C35BE" w:rsidR="43C6D605">
        <w:rPr>
          <w:rFonts w:eastAsia="Yu Mincho"/>
        </w:rPr>
        <w:t xml:space="preserve"> but</w:t>
      </w:r>
      <w:r w:rsidR="00D936BA">
        <w:rPr>
          <w:rFonts w:eastAsia="Yu Mincho"/>
        </w:rPr>
        <w:t xml:space="preserve"> aspects of the system could be upgraded or </w:t>
      </w:r>
      <w:r w:rsidR="00974909">
        <w:rPr>
          <w:rFonts w:eastAsia="Yu Mincho"/>
        </w:rPr>
        <w:t>removed for simplicity to</w:t>
      </w:r>
      <w:r w:rsidRPr="6A0C35BE" w:rsidR="57C90FBE">
        <w:rPr>
          <w:rFonts w:eastAsia="Yu Mincho"/>
        </w:rPr>
        <w:t xml:space="preserve"> </w:t>
      </w:r>
      <w:r w:rsidRPr="6A0C35BE" w:rsidR="0C542583">
        <w:rPr>
          <w:rFonts w:eastAsia="Yu Mincho"/>
        </w:rPr>
        <w:t>creat</w:t>
      </w:r>
      <w:r w:rsidR="00974909">
        <w:rPr>
          <w:rFonts w:eastAsia="Yu Mincho"/>
        </w:rPr>
        <w:t>e</w:t>
      </w:r>
      <w:r w:rsidRPr="6A0C35BE" w:rsidR="0C542583">
        <w:rPr>
          <w:rFonts w:eastAsia="Yu Mincho"/>
        </w:rPr>
        <w:t xml:space="preserve"> a</w:t>
      </w:r>
      <w:r w:rsidRPr="6A0C35BE" w:rsidR="5D31AA9D">
        <w:rPr>
          <w:rFonts w:eastAsia="Yu Mincho"/>
        </w:rPr>
        <w:t>n efficient</w:t>
      </w:r>
      <w:r w:rsidRPr="6A0C35BE" w:rsidR="3A14AFE9">
        <w:rPr>
          <w:rFonts w:eastAsia="Yu Mincho"/>
        </w:rPr>
        <w:t xml:space="preserve"> user-friendly</w:t>
      </w:r>
      <w:r w:rsidRPr="6A0C35BE" w:rsidR="0C542583">
        <w:rPr>
          <w:rFonts w:eastAsia="Yu Mincho"/>
        </w:rPr>
        <w:t xml:space="preserve"> system</w:t>
      </w:r>
      <w:r w:rsidRPr="6A0C35BE" w:rsidR="339E8BE8">
        <w:rPr>
          <w:rFonts w:eastAsia="Yu Mincho"/>
        </w:rPr>
        <w:t>.</w:t>
      </w:r>
      <w:r w:rsidR="00974909">
        <w:rPr>
          <w:rFonts w:eastAsia="Yu Mincho"/>
        </w:rPr>
        <w:t xml:space="preserve"> Furthermore, examining the previous programming work</w:t>
      </w:r>
      <w:r w:rsidR="00322D47">
        <w:rPr>
          <w:rFonts w:eastAsia="Yu Mincho"/>
        </w:rPr>
        <w:t xml:space="preserve"> and establishing any redesigns or further programming will be the bulk of our design</w:t>
      </w:r>
      <w:r w:rsidRPr="6A5DE83C" w:rsidR="38302791">
        <w:rPr>
          <w:rFonts w:eastAsia="Yu Mincho"/>
        </w:rPr>
        <w:t>, and establishing a workflow as a team to divide up the analog/digital work is what will excel the project</w:t>
      </w:r>
      <w:proofErr w:type="gramStart"/>
      <w:r w:rsidRPr="6A5DE83C" w:rsidR="430A435C">
        <w:rPr>
          <w:rFonts w:eastAsia="Yu Mincho"/>
        </w:rPr>
        <w:t>.</w:t>
      </w:r>
      <w:r w:rsidRPr="6A5DE83C" w:rsidR="2CEC809E">
        <w:rPr>
          <w:rFonts w:eastAsia="Yu Mincho"/>
        </w:rPr>
        <w:t xml:space="preserve"> </w:t>
      </w:r>
      <w:r w:rsidRPr="6A5DE83C" w:rsidR="6BF61B6C">
        <w:rPr>
          <w:rFonts w:eastAsia="Yu Mincho"/>
        </w:rPr>
        <w:t xml:space="preserve"> </w:t>
      </w:r>
      <w:proofErr w:type="gramEnd"/>
    </w:p>
    <w:p w:rsidR="00AA0C6A" w:rsidRDefault="00AA0C6A" w14:paraId="3851E4EF" w14:textId="77777777">
      <w:pPr>
        <w:rPr>
          <w:rFonts w:eastAsiaTheme="majorEastAsia" w:cstheme="majorBidi"/>
          <w:b/>
          <w:sz w:val="28"/>
          <w:szCs w:val="32"/>
        </w:rPr>
      </w:pPr>
      <w:r>
        <w:br w:type="page"/>
      </w:r>
    </w:p>
    <w:p w:rsidR="22DBE737" w:rsidP="001E74B8" w:rsidRDefault="006822D7" w14:paraId="4B28B7DB" w14:textId="62352C57">
      <w:pPr>
        <w:pStyle w:val="Heading1"/>
      </w:pPr>
      <w:r>
        <w:t>References</w:t>
      </w:r>
    </w:p>
    <w:p w:rsidR="1C82C0D9" w:rsidP="6A0C35BE" w:rsidRDefault="1C82C0D9" w14:paraId="5FAF5EB1" w14:textId="466632C1">
      <w:pPr>
        <w:ind w:left="567" w:hanging="567"/>
        <w:rPr>
          <w:rFonts w:eastAsia="Times New Roman"/>
        </w:rPr>
      </w:pPr>
      <w:r w:rsidRPr="6A0C35BE">
        <w:rPr>
          <w:rFonts w:eastAsia="Times New Roman"/>
        </w:rPr>
        <w:t xml:space="preserve">Cheah, M., Fawcett, J., &amp; Andrews, M. (2017). Assessment of thermal pain sensation in rats and mice using the </w:t>
      </w:r>
      <w:r w:rsidRPr="57DD8464" w:rsidR="27F930CF">
        <w:rPr>
          <w:rFonts w:eastAsia="Times New Roman"/>
        </w:rPr>
        <w:t>Hargreaves</w:t>
      </w:r>
      <w:r w:rsidRPr="6A0C35BE">
        <w:rPr>
          <w:rFonts w:eastAsia="Times New Roman"/>
        </w:rPr>
        <w:t xml:space="preserve"> test. </w:t>
      </w:r>
      <w:r w:rsidRPr="6A0C35BE">
        <w:rPr>
          <w:rFonts w:eastAsia="Times New Roman"/>
          <w:i/>
          <w:iCs/>
        </w:rPr>
        <w:t>BIO-PROTOCOL</w:t>
      </w:r>
      <w:r w:rsidRPr="6A0C35BE">
        <w:rPr>
          <w:rFonts w:eastAsia="Times New Roman"/>
        </w:rPr>
        <w:t xml:space="preserve">, </w:t>
      </w:r>
      <w:r w:rsidRPr="6A0C35BE">
        <w:rPr>
          <w:rFonts w:eastAsia="Times New Roman"/>
          <w:i/>
          <w:iCs/>
        </w:rPr>
        <w:t>7</w:t>
      </w:r>
      <w:r w:rsidRPr="6A0C35BE">
        <w:rPr>
          <w:rFonts w:eastAsia="Times New Roman"/>
        </w:rPr>
        <w:t>(16). https://doi.org/10.21769/bioprotoc.2506</w:t>
      </w:r>
    </w:p>
    <w:p w:rsidR="54E081EE" w:rsidP="22DBE737" w:rsidRDefault="2BCA248A" w14:paraId="5DA56A9E" w14:textId="23EB5DE4">
      <w:pPr>
        <w:ind w:left="720" w:hanging="720"/>
      </w:pPr>
      <w:proofErr w:type="spellStart"/>
      <w:r>
        <w:t>Dubin</w:t>
      </w:r>
      <w:proofErr w:type="spellEnd"/>
      <w:r>
        <w:t xml:space="preserve">, A. E., &amp; </w:t>
      </w:r>
      <w:proofErr w:type="spellStart"/>
      <w:r>
        <w:t>Patapoutian</w:t>
      </w:r>
      <w:proofErr w:type="spellEnd"/>
      <w:r>
        <w:t>, A. (2010). Nociceptors: the sensors of the pain pathway. The Journal of clinical investigation, 120(11), 3760–3772. https://www.ncbi.nlm.nih.gov/pmc/articles/PMC2964977/</w:t>
      </w:r>
    </w:p>
    <w:p w:rsidR="00384D31" w:rsidP="00384D31" w:rsidRDefault="013D29DB" w14:paraId="3A16E19A" w14:textId="5CB3DC9B">
      <w:pPr>
        <w:ind w:left="720" w:hanging="720"/>
      </w:pPr>
      <w:r>
        <w:t>Hargreaves, K.M., Dubner, R., Brown, F.J., Flores, C., &amp; Joris, J.L. (1988). A new and sensitive method for measuring thermal nociception in cutaneous hyperalgesia. Pain, 32, 77-88.</w:t>
      </w:r>
    </w:p>
    <w:p w:rsidR="4F12EE08" w:rsidP="6A5DE83C" w:rsidRDefault="4F12EE08" w14:paraId="55CC5CDD" w14:textId="002BF6B4">
      <w:pPr>
        <w:ind w:left="567" w:hanging="567"/>
        <w:rPr>
          <w:rFonts w:eastAsia="Times New Roman"/>
        </w:rPr>
      </w:pPr>
      <w:r w:rsidRPr="6A5DE83C">
        <w:rPr>
          <w:rFonts w:eastAsia="Times New Roman"/>
          <w:i/>
          <w:iCs/>
        </w:rPr>
        <w:t>IASP guidelines for the use of animals in research</w:t>
      </w:r>
      <w:r w:rsidRPr="6A5DE83C">
        <w:rPr>
          <w:rFonts w:eastAsia="Times New Roman"/>
        </w:rPr>
        <w:t>. International Association for the Study of Pain (IASP). (2021, August 18). Retrieved November 26, 2021, from https://www.iasp-pain.org/resources/guidelines/iasp-guidelines-for-the-use-of-animals-in-research/</w:t>
      </w:r>
    </w:p>
    <w:p w:rsidR="2496100B" w:rsidP="6A0C35BE" w:rsidRDefault="79CA5844" w14:paraId="7060B5D3" w14:textId="5924C7CC">
      <w:pPr>
        <w:rPr>
          <w:rFonts w:eastAsia="Yu Mincho"/>
          <w:color w:val="212121"/>
        </w:rPr>
      </w:pPr>
      <w:r w:rsidRPr="6A5DE83C">
        <w:rPr>
          <w:rFonts w:eastAsia="Times New Roman"/>
        </w:rPr>
        <w:t xml:space="preserve"> </w:t>
      </w:r>
      <w:r w:rsidRPr="6A5DE83C" w:rsidR="64DC7437">
        <w:rPr>
          <w:rFonts w:eastAsia="Times New Roman"/>
          <w:color w:val="212121"/>
        </w:rPr>
        <w:t xml:space="preserve">Hargreaves K, Dubner R, Brown F, Flores C, Joris J. A new and sensitive method for measuring </w:t>
      </w:r>
      <w:r w:rsidR="2496100B">
        <w:tab/>
      </w:r>
      <w:r w:rsidRPr="6A5DE83C" w:rsidR="64DC7437">
        <w:rPr>
          <w:rFonts w:eastAsia="Times New Roman"/>
          <w:color w:val="212121"/>
        </w:rPr>
        <w:t xml:space="preserve">thermal nociception in cutaneous hyperalgesia. Pain. 1988 Jan;32(1):77-88. </w:t>
      </w:r>
      <w:proofErr w:type="spellStart"/>
      <w:r w:rsidRPr="6A5DE83C" w:rsidR="64DC7437">
        <w:rPr>
          <w:rFonts w:eastAsia="Times New Roman"/>
          <w:color w:val="212121"/>
        </w:rPr>
        <w:t>doi</w:t>
      </w:r>
      <w:proofErr w:type="spellEnd"/>
      <w:r w:rsidRPr="6A5DE83C" w:rsidR="64DC7437">
        <w:rPr>
          <w:rFonts w:eastAsia="Times New Roman"/>
          <w:color w:val="212121"/>
        </w:rPr>
        <w:t xml:space="preserve">: </w:t>
      </w:r>
      <w:r w:rsidR="2496100B">
        <w:tab/>
      </w:r>
      <w:r w:rsidR="2496100B">
        <w:tab/>
      </w:r>
      <w:r w:rsidR="2496100B">
        <w:tab/>
      </w:r>
      <w:r w:rsidRPr="6A5DE83C" w:rsidR="64DC7437">
        <w:rPr>
          <w:rFonts w:eastAsia="Times New Roman"/>
          <w:color w:val="212121"/>
        </w:rPr>
        <w:t>10.1016/0304-3959(88)90026-7. PMID: 3340425.</w:t>
      </w:r>
    </w:p>
    <w:p w:rsidR="52C9D454" w:rsidP="6A5DE83C" w:rsidRDefault="52C9D454" w14:paraId="5972A2E2" w14:textId="69EF46F3">
      <w:pPr>
        <w:ind w:left="567" w:hanging="567"/>
        <w:rPr>
          <w:rFonts w:eastAsia="Times New Roman"/>
        </w:rPr>
      </w:pPr>
      <w:r w:rsidRPr="6A5DE83C">
        <w:rPr>
          <w:rFonts w:eastAsia="Times New Roman"/>
          <w:i/>
          <w:iCs/>
        </w:rPr>
        <w:t>Laser Safety Manual - GVSU.EDU</w:t>
      </w:r>
      <w:r w:rsidRPr="6A5DE83C">
        <w:rPr>
          <w:rFonts w:eastAsia="Times New Roman"/>
        </w:rPr>
        <w:t>. https://www.gvsu.edu/cms4/asset/C1D68F53-9CBF-F624-0510A5E74B1E19D7/laser_safety_plan_jan_2021.pdf</w:t>
      </w:r>
    </w:p>
    <w:p w:rsidR="2D8CE45A" w:rsidP="6A0C35BE" w:rsidRDefault="2D8CE45A" w14:paraId="27ACF7AF" w14:textId="2C47697B">
      <w:pPr>
        <w:ind w:left="720" w:hanging="720"/>
        <w:rPr>
          <w:rFonts w:eastAsia="Yu Mincho"/>
        </w:rPr>
      </w:pPr>
      <w:r w:rsidRPr="6A0C35BE">
        <w:rPr>
          <w:rFonts w:eastAsia="Yu Mincho"/>
        </w:rPr>
        <w:t xml:space="preserve">Ma, Z., Li, Y., Zhang, Y., Shields, L., </w:t>
      </w:r>
      <w:proofErr w:type="spellStart"/>
      <w:r w:rsidRPr="6A0C35BE">
        <w:rPr>
          <w:rFonts w:eastAsia="Yu Mincho"/>
        </w:rPr>
        <w:t>Xie</w:t>
      </w:r>
      <w:proofErr w:type="spellEnd"/>
      <w:r w:rsidRPr="6A0C35BE">
        <w:rPr>
          <w:rFonts w:eastAsia="Yu Mincho"/>
        </w:rPr>
        <w:t xml:space="preserve">, Q., Yan, G., Lui, W., Chen, G., Zhang, Y., </w:t>
      </w:r>
      <w:proofErr w:type="spellStart"/>
      <w:r w:rsidRPr="6A0C35BE">
        <w:rPr>
          <w:rFonts w:eastAsia="Yu Mincho"/>
        </w:rPr>
        <w:t>Brommer</w:t>
      </w:r>
      <w:proofErr w:type="spellEnd"/>
      <w:r w:rsidRPr="6A0C35BE">
        <w:rPr>
          <w:rFonts w:eastAsia="Yu Mincho"/>
        </w:rPr>
        <w:t>, B., X</w:t>
      </w:r>
      <w:r w:rsidRPr="6A0C35BE" w:rsidR="397B78A8">
        <w:rPr>
          <w:rFonts w:eastAsia="Yu Mincho"/>
        </w:rPr>
        <w:t xml:space="preserve">u, X., Lu, Y., Chen, X., Shields, C. (2015). Thermal nociception using a modified Hargreaves method in primates and humans. </w:t>
      </w:r>
      <w:proofErr w:type="spellStart"/>
      <w:r w:rsidRPr="6A0C35BE" w:rsidR="510C3A0E">
        <w:rPr>
          <w:rFonts w:eastAsia="Yu Mincho"/>
          <w:i/>
          <w:iCs/>
        </w:rPr>
        <w:t>Funct</w:t>
      </w:r>
      <w:proofErr w:type="spellEnd"/>
      <w:r w:rsidRPr="6A0C35BE" w:rsidR="510C3A0E">
        <w:rPr>
          <w:rFonts w:eastAsia="Yu Mincho"/>
          <w:i/>
          <w:iCs/>
        </w:rPr>
        <w:t xml:space="preserve"> </w:t>
      </w:r>
      <w:proofErr w:type="spellStart"/>
      <w:r w:rsidRPr="6A0C35BE" w:rsidR="510C3A0E">
        <w:rPr>
          <w:rFonts w:eastAsia="Yu Mincho"/>
          <w:i/>
          <w:iCs/>
        </w:rPr>
        <w:t>Nuerol</w:t>
      </w:r>
      <w:proofErr w:type="spellEnd"/>
      <w:r w:rsidRPr="6A0C35BE" w:rsidR="69932487">
        <w:rPr>
          <w:rFonts w:eastAsia="Yu Mincho"/>
          <w:i/>
          <w:iCs/>
        </w:rPr>
        <w:t xml:space="preserve">. </w:t>
      </w:r>
      <w:r w:rsidRPr="6A0C35BE" w:rsidR="69932487">
        <w:rPr>
          <w:rFonts w:eastAsia="Yu Mincho"/>
        </w:rPr>
        <w:t xml:space="preserve">30(4). 229-236. </w:t>
      </w:r>
      <w:r w:rsidRPr="6A5DE83C" w:rsidR="20D75009">
        <w:rPr>
          <w:rFonts w:eastAsia="Yu Mincho"/>
        </w:rPr>
        <w:t>https://www.ncbi.nlm.nih.gov/pmc/articles/PMC4758775/</w:t>
      </w:r>
    </w:p>
    <w:p w:rsidR="41E4C51B" w:rsidP="57DD8464" w:rsidRDefault="41E4C51B" w14:paraId="2D9FBB1E" w14:textId="708648A1">
      <w:pPr>
        <w:ind w:left="567" w:hanging="567"/>
        <w:rPr>
          <w:rFonts w:eastAsia="Times New Roman"/>
        </w:rPr>
      </w:pPr>
      <w:r w:rsidRPr="57DD8464">
        <w:rPr>
          <w:rFonts w:eastAsia="Times New Roman"/>
          <w:i/>
          <w:iCs/>
        </w:rPr>
        <w:t>Pasco Capstone™ Software</w:t>
      </w:r>
      <w:r w:rsidRPr="57DD8464">
        <w:rPr>
          <w:rFonts w:eastAsia="Times New Roman"/>
        </w:rPr>
        <w:t>. PASCO scientific. (n.d.). Retrieved November 29, 2021, from https://www.pasco.com/products/software/capstone</w:t>
      </w:r>
    </w:p>
    <w:p w:rsidR="587F27D0" w:rsidP="4AEDA596" w:rsidRDefault="41409F2A" w14:paraId="37596F9C" w14:textId="078A9991">
      <w:pPr>
        <w:ind w:left="720" w:hanging="720"/>
        <w:rPr>
          <w:rFonts w:eastAsia="Yu Mincho"/>
          <w:color w:val="212121"/>
        </w:rPr>
      </w:pPr>
      <w:proofErr w:type="spellStart"/>
      <w:r w:rsidRPr="6A0C35BE">
        <w:rPr>
          <w:rFonts w:eastAsia="Times New Roman"/>
          <w:color w:val="212121"/>
        </w:rPr>
        <w:t>Plaghki</w:t>
      </w:r>
      <w:proofErr w:type="spellEnd"/>
      <w:r w:rsidRPr="6A0C35BE">
        <w:rPr>
          <w:rFonts w:eastAsia="Times New Roman"/>
          <w:color w:val="212121"/>
        </w:rPr>
        <w:t xml:space="preserve">, L., &amp; </w:t>
      </w:r>
      <w:proofErr w:type="spellStart"/>
      <w:r w:rsidRPr="6A0C35BE">
        <w:rPr>
          <w:rFonts w:eastAsia="Times New Roman"/>
          <w:color w:val="212121"/>
        </w:rPr>
        <w:t>Mouraux</w:t>
      </w:r>
      <w:proofErr w:type="spellEnd"/>
      <w:r w:rsidRPr="6A0C35BE">
        <w:rPr>
          <w:rFonts w:eastAsia="Times New Roman"/>
          <w:color w:val="212121"/>
        </w:rPr>
        <w:t xml:space="preserve">, A. (2003). How do we selectively activate skin nociceptors with a </w:t>
      </w:r>
      <w:proofErr w:type="gramStart"/>
      <w:r w:rsidRPr="6A0C35BE">
        <w:rPr>
          <w:rFonts w:eastAsia="Times New Roman"/>
          <w:color w:val="212121"/>
        </w:rPr>
        <w:t>high power</w:t>
      </w:r>
      <w:proofErr w:type="gramEnd"/>
      <w:r w:rsidRPr="6A0C35BE">
        <w:rPr>
          <w:rFonts w:eastAsia="Times New Roman"/>
          <w:color w:val="212121"/>
        </w:rPr>
        <w:t xml:space="preserve"> infrared laser? Physiology and biophysics of laser stimulation. </w:t>
      </w:r>
      <w:proofErr w:type="spellStart"/>
      <w:r w:rsidRPr="6A0C35BE">
        <w:rPr>
          <w:rFonts w:eastAsia="Times New Roman"/>
          <w:i/>
          <w:iCs/>
          <w:color w:val="212121"/>
        </w:rPr>
        <w:t>Neurophysiologie</w:t>
      </w:r>
      <w:proofErr w:type="spellEnd"/>
      <w:r w:rsidRPr="6A0C35BE">
        <w:rPr>
          <w:rFonts w:eastAsia="Times New Roman"/>
          <w:i/>
          <w:iCs/>
          <w:color w:val="212121"/>
        </w:rPr>
        <w:t xml:space="preserve"> </w:t>
      </w:r>
      <w:proofErr w:type="spellStart"/>
      <w:r w:rsidRPr="6A0C35BE">
        <w:rPr>
          <w:rFonts w:eastAsia="Times New Roman"/>
          <w:i/>
          <w:iCs/>
          <w:color w:val="212121"/>
        </w:rPr>
        <w:t>clinique</w:t>
      </w:r>
      <w:proofErr w:type="spellEnd"/>
      <w:r w:rsidRPr="6A0C35BE">
        <w:rPr>
          <w:rFonts w:eastAsia="Times New Roman"/>
          <w:i/>
          <w:iCs/>
          <w:color w:val="212121"/>
        </w:rPr>
        <w:t xml:space="preserve"> = Clinical neurophysiology</w:t>
      </w:r>
      <w:r w:rsidRPr="6A0C35BE">
        <w:rPr>
          <w:rFonts w:eastAsia="Times New Roman"/>
          <w:color w:val="212121"/>
        </w:rPr>
        <w:t xml:space="preserve">, </w:t>
      </w:r>
      <w:r w:rsidRPr="6A0C35BE">
        <w:rPr>
          <w:rFonts w:eastAsia="Times New Roman"/>
          <w:i/>
          <w:iCs/>
          <w:color w:val="212121"/>
        </w:rPr>
        <w:t>33</w:t>
      </w:r>
      <w:r w:rsidRPr="6A0C35BE">
        <w:rPr>
          <w:rFonts w:eastAsia="Times New Roman"/>
          <w:color w:val="212121"/>
        </w:rPr>
        <w:t>(6), 269–277. https://pubmed.ncbi.nlm.nih.gov/14678841/</w:t>
      </w:r>
    </w:p>
    <w:p w:rsidR="0EB0E736" w:rsidP="6A5DE83C" w:rsidRDefault="0EB0E736" w14:paraId="703D26D8" w14:textId="433A3F51">
      <w:pPr>
        <w:ind w:left="720" w:hanging="720"/>
        <w:rPr>
          <w:rFonts w:eastAsia="Yu Mincho"/>
          <w:color w:val="212121"/>
        </w:rPr>
      </w:pPr>
      <w:r w:rsidRPr="6A5DE83C">
        <w:rPr>
          <w:rFonts w:eastAsia="Yu Mincho"/>
          <w:color w:val="212121"/>
        </w:rPr>
        <w:t xml:space="preserve">United Nations. (n.d.). </w:t>
      </w:r>
      <w:r w:rsidRPr="6A5DE83C" w:rsidR="5857E00E">
        <w:rPr>
          <w:rFonts w:eastAsia="Yu Mincho"/>
          <w:i/>
          <w:iCs/>
          <w:color w:val="212121"/>
        </w:rPr>
        <w:t>The 17 goals |</w:t>
      </w:r>
      <w:r w:rsidRPr="6A5DE83C">
        <w:rPr>
          <w:rFonts w:eastAsia="Yu Mincho"/>
          <w:color w:val="212121"/>
        </w:rPr>
        <w:t xml:space="preserve"> </w:t>
      </w:r>
      <w:r w:rsidRPr="6A5DE83C" w:rsidR="3A40A683">
        <w:rPr>
          <w:rFonts w:eastAsia="Yu Mincho"/>
          <w:i/>
          <w:iCs/>
          <w:color w:val="212121"/>
        </w:rPr>
        <w:t>Sustainable Development.</w:t>
      </w:r>
      <w:r w:rsidRPr="6A5DE83C">
        <w:rPr>
          <w:rFonts w:eastAsia="Yu Mincho"/>
          <w:color w:val="212121"/>
        </w:rPr>
        <w:t xml:space="preserve"> United Nations. Retrieved November 27, 2021, from https://sdgs.un.org/goals</w:t>
      </w:r>
    </w:p>
    <w:p w:rsidR="7A105EB4" w:rsidP="6A5DE83C" w:rsidRDefault="7A105EB4" w14:paraId="3CAF58F5" w14:textId="09AE5924">
      <w:pPr>
        <w:ind w:left="567" w:hanging="567"/>
        <w:rPr>
          <w:rFonts w:eastAsia="Times New Roman"/>
        </w:rPr>
      </w:pPr>
      <w:r w:rsidRPr="6A5DE83C">
        <w:rPr>
          <w:rFonts w:eastAsia="Times New Roman"/>
        </w:rPr>
        <w:t xml:space="preserve">United States Department of Agriculture. (n.d.). </w:t>
      </w:r>
      <w:r w:rsidRPr="6A5DE83C">
        <w:rPr>
          <w:rFonts w:eastAsia="Times New Roman"/>
          <w:i/>
          <w:iCs/>
        </w:rPr>
        <w:t>Animal Welfare Act</w:t>
      </w:r>
      <w:r w:rsidRPr="6A5DE83C">
        <w:rPr>
          <w:rFonts w:eastAsia="Times New Roman"/>
        </w:rPr>
        <w:t>. NAL. Retrieved November 29, 2021, from https://www.nal.usda.gov/legacy/awic/animal-welfare-act</w:t>
      </w:r>
    </w:p>
    <w:p w:rsidR="6A5DE83C" w:rsidP="6A5DE83C" w:rsidRDefault="6A5DE83C" w14:paraId="180486B0" w14:textId="063654F6">
      <w:pPr>
        <w:rPr>
          <w:rFonts w:eastAsia="Yu Mincho"/>
          <w:color w:val="212121"/>
        </w:rPr>
      </w:pPr>
    </w:p>
    <w:p w:rsidR="22DBE737" w:rsidP="7F1FB201" w:rsidRDefault="22DBE737" w14:paraId="0BA7C48E" w14:textId="249A9715">
      <w:pPr>
        <w:rPr>
          <w:rFonts w:eastAsia="Yu Mincho"/>
        </w:rPr>
      </w:pPr>
    </w:p>
    <w:p w:rsidR="00AA0C6A" w:rsidRDefault="00AA0C6A" w14:paraId="09A269B1" w14:textId="77777777">
      <w:pPr>
        <w:rPr>
          <w:rFonts w:eastAsiaTheme="majorEastAsia" w:cstheme="majorBidi"/>
          <w:b/>
          <w:sz w:val="28"/>
          <w:szCs w:val="32"/>
        </w:rPr>
      </w:pPr>
      <w:r>
        <w:br w:type="page"/>
      </w:r>
    </w:p>
    <w:p w:rsidR="00C23413" w:rsidP="6A5DE83C" w:rsidRDefault="00E71C82" w14:paraId="4D57B9CA" w14:textId="635F5016">
      <w:pPr>
        <w:pStyle w:val="Heading1"/>
      </w:pPr>
      <w:r>
        <w:t>Appendix: Project Description</w:t>
      </w:r>
      <w:r w:rsidR="0084206D">
        <w:t xml:space="preserve"> </w:t>
      </w:r>
      <w:r w:rsidR="5F5ED36C">
        <w:t xml:space="preserve">and </w:t>
      </w:r>
      <w:r w:rsidR="1D301016">
        <w:t>Potential Solutions</w:t>
      </w:r>
    </w:p>
    <w:p w:rsidR="004640DF" w:rsidP="00C23413" w:rsidRDefault="004640DF" w14:paraId="75698977" w14:textId="23F5C8B5">
      <w:r>
        <w:rPr>
          <w:u w:val="single"/>
        </w:rPr>
        <w:t>Project Description:</w:t>
      </w:r>
      <w:r>
        <w:t xml:space="preserve"> </w:t>
      </w:r>
      <w:r w:rsidRPr="004640DF">
        <w:t xml:space="preserve">Design a computerized laser diode system that can measure the withdrawal time to a heat stimulus applied to the plantar surface of the foot in a large animal model of spinal cord injury. The system must provide automatic measurement of the paw </w:t>
      </w:r>
      <w:r w:rsidRPr="004640DF" w:rsidR="00263AF4">
        <w:t>withdrawal</w:t>
      </w:r>
      <w:r w:rsidRPr="004640DF">
        <w:t xml:space="preserve"> latency time and energy and store those values for later export.</w:t>
      </w:r>
    </w:p>
    <w:p w:rsidR="004640DF" w:rsidP="00C23413" w:rsidRDefault="004640DF" w14:paraId="532D9E7B" w14:textId="1825AB74"/>
    <w:p w:rsidR="3DB96867" w:rsidRDefault="3DB96867" w14:paraId="467B0B81" w14:textId="1DA22090">
      <w:r w:rsidRPr="6A5DE83C">
        <w:rPr>
          <w:u w:val="single"/>
        </w:rPr>
        <w:t>Potential Solutions:</w:t>
      </w:r>
      <w:r>
        <w:t xml:space="preserve"> </w:t>
      </w:r>
      <w:r w:rsidR="34676E60">
        <w:t xml:space="preserve">Regarding potential solutions to the problem, we </w:t>
      </w:r>
      <w:proofErr w:type="gramStart"/>
      <w:r w:rsidR="34676E60">
        <w:t>have to</w:t>
      </w:r>
      <w:proofErr w:type="gramEnd"/>
      <w:r w:rsidR="34676E60">
        <w:t xml:space="preserve"> settle on a solid circuit for recording and exporting information which will be discussed below. </w:t>
      </w:r>
      <w:r w:rsidR="24754351">
        <w:t>Based upon the desired route the team decides, we could develop a physical apparatus to safely per</w:t>
      </w:r>
      <w:r w:rsidR="37939D05">
        <w:t xml:space="preserve">form the test </w:t>
      </w:r>
      <w:r w:rsidR="5A0920AA">
        <w:t>as well as package the system into a</w:t>
      </w:r>
      <w:r w:rsidR="37225F6A">
        <w:t xml:space="preserve"> portable-</w:t>
      </w:r>
      <w:r w:rsidR="5A0920AA">
        <w:t>accessible enclosure</w:t>
      </w:r>
      <w:r w:rsidR="60795C5D">
        <w:t>.</w:t>
      </w:r>
      <w:r w:rsidR="788E0698">
        <w:t xml:space="preserve"> </w:t>
      </w:r>
    </w:p>
    <w:p w:rsidR="6A5DE83C" w:rsidP="6A5DE83C" w:rsidRDefault="6A5DE83C" w14:paraId="5B588875" w14:textId="66CAA1A2">
      <w:pPr>
        <w:rPr>
          <w:rFonts w:eastAsia="Yu Mincho"/>
        </w:rPr>
      </w:pPr>
    </w:p>
    <w:p w:rsidR="2ECC067D" w:rsidP="6A5DE83C" w:rsidRDefault="2ECC067D" w14:paraId="63444220" w14:textId="2FDF1F29">
      <w:pPr>
        <w:pStyle w:val="ListParagraph"/>
        <w:numPr>
          <w:ilvl w:val="0"/>
          <w:numId w:val="24"/>
        </w:numPr>
      </w:pPr>
      <w:r w:rsidRPr="6A5DE83C">
        <w:rPr>
          <w:rFonts w:eastAsia="Yu Mincho"/>
        </w:rPr>
        <w:t xml:space="preserve">Continuing with the already developed system, we could develop an interface to check for the signal coming from </w:t>
      </w:r>
      <w:r w:rsidRPr="6A5DE83C" w:rsidR="0602E0FB">
        <w:rPr>
          <w:rFonts w:eastAsia="Yu Mincho"/>
        </w:rPr>
        <w:t xml:space="preserve">the photodiode and upon starting the program it would project the laser into the animal’s paw whilst starting a counter to measure time. </w:t>
      </w:r>
      <w:r w:rsidRPr="6A5DE83C" w:rsidR="4DB65913">
        <w:rPr>
          <w:rFonts w:eastAsia="Yu Mincho"/>
        </w:rPr>
        <w:t>We could create a sort of digital filter</w:t>
      </w:r>
      <w:r w:rsidRPr="6A5DE83C" w:rsidR="6D8A573D">
        <w:rPr>
          <w:rFonts w:eastAsia="Yu Mincho"/>
        </w:rPr>
        <w:t xml:space="preserve"> to be implemented on the </w:t>
      </w:r>
      <w:r w:rsidRPr="6A5DE83C" w:rsidR="4DB65913">
        <w:rPr>
          <w:rFonts w:eastAsia="Yu Mincho"/>
        </w:rPr>
        <w:t>resistance delivered by the photodiode</w:t>
      </w:r>
      <w:r w:rsidRPr="6A5DE83C" w:rsidR="53945ABA">
        <w:rPr>
          <w:rFonts w:eastAsia="Yu Mincho"/>
        </w:rPr>
        <w:t xml:space="preserve">. This can be done similarly to labs we have performed within ECE 3623 </w:t>
      </w:r>
      <w:r w:rsidRPr="6A5DE83C" w:rsidR="157D1BCA">
        <w:rPr>
          <w:rFonts w:eastAsia="Yu Mincho"/>
        </w:rPr>
        <w:t>Embedded</w:t>
      </w:r>
      <w:r w:rsidRPr="6A5DE83C" w:rsidR="53945ABA">
        <w:rPr>
          <w:rFonts w:eastAsia="Yu Mincho"/>
        </w:rPr>
        <w:t xml:space="preserve"> Systems</w:t>
      </w:r>
      <w:r w:rsidRPr="6A5DE83C" w:rsidR="7C737573">
        <w:rPr>
          <w:rFonts w:eastAsia="Yu Mincho"/>
        </w:rPr>
        <w:t xml:space="preserve"> by</w:t>
      </w:r>
      <w:r w:rsidRPr="6A5DE83C" w:rsidR="4DB65913">
        <w:rPr>
          <w:rFonts w:eastAsia="Yu Mincho"/>
        </w:rPr>
        <w:t xml:space="preserve"> using an ADC and set a limit </w:t>
      </w:r>
      <w:r w:rsidRPr="6A5DE83C" w:rsidR="6D781C0C">
        <w:rPr>
          <w:rFonts w:eastAsia="Yu Mincho"/>
        </w:rPr>
        <w:t>to stop the laser and data recording when the limit is reached</w:t>
      </w:r>
      <w:r w:rsidRPr="6A5DE83C" w:rsidR="608502DC">
        <w:rPr>
          <w:rFonts w:eastAsia="Yu Mincho"/>
        </w:rPr>
        <w:t xml:space="preserve"> through a conditional</w:t>
      </w:r>
      <w:r w:rsidRPr="6A5DE83C" w:rsidR="6D781C0C">
        <w:rPr>
          <w:rFonts w:eastAsia="Yu Mincho"/>
        </w:rPr>
        <w:t>.</w:t>
      </w:r>
      <w:r w:rsidRPr="6A5DE83C" w:rsidR="606AE118">
        <w:rPr>
          <w:rFonts w:eastAsia="Yu Mincho"/>
        </w:rPr>
        <w:t xml:space="preserve"> A</w:t>
      </w:r>
      <w:r w:rsidRPr="6A5DE83C" w:rsidR="238B701B">
        <w:rPr>
          <w:rFonts w:eastAsia="Yu Mincho"/>
        </w:rPr>
        <w:t xml:space="preserve">dditional sensors could be connected to the RPi for measuring changes in temperature or weight, in which we could develop another program to calculate </w:t>
      </w:r>
      <w:r w:rsidRPr="6A5DE83C" w:rsidR="45168ED6">
        <w:rPr>
          <w:rFonts w:eastAsia="Yu Mincho"/>
        </w:rPr>
        <w:t xml:space="preserve">changes in energy when the </w:t>
      </w:r>
      <w:r w:rsidRPr="6A5DE83C" w:rsidR="701F6D1E">
        <w:rPr>
          <w:rFonts w:eastAsia="Yu Mincho"/>
        </w:rPr>
        <w:t xml:space="preserve">laser and recording is stopped. From this, each </w:t>
      </w:r>
      <w:r w:rsidRPr="6A5DE83C" w:rsidR="4901DA49">
        <w:rPr>
          <w:rFonts w:eastAsia="Yu Mincho"/>
        </w:rPr>
        <w:t>output</w:t>
      </w:r>
      <w:r w:rsidRPr="6A5DE83C" w:rsidR="701F6D1E">
        <w:rPr>
          <w:rFonts w:eastAsia="Yu Mincho"/>
        </w:rPr>
        <w:t xml:space="preserve"> can be saved and stored to a file located onto the RPi, and we could also </w:t>
      </w:r>
      <w:r w:rsidRPr="6A5DE83C" w:rsidR="2B8AE55D">
        <w:rPr>
          <w:rFonts w:eastAsia="Yu Mincho"/>
        </w:rPr>
        <w:t>investigate</w:t>
      </w:r>
      <w:r w:rsidRPr="6A5DE83C" w:rsidR="701F6D1E">
        <w:rPr>
          <w:rFonts w:eastAsia="Yu Mincho"/>
        </w:rPr>
        <w:t xml:space="preserve"> other ways of validating our system, such as using a small camera mounted in front of the </w:t>
      </w:r>
      <w:r w:rsidRPr="6A5DE83C" w:rsidR="5600C635">
        <w:rPr>
          <w:rFonts w:eastAsia="Yu Mincho"/>
        </w:rPr>
        <w:t xml:space="preserve">of the photodiode, to visually determine a valid reflex versus the cat simply moving around. Together, we could integrate </w:t>
      </w:r>
      <w:r w:rsidRPr="6A5DE83C" w:rsidR="030F8D98">
        <w:rPr>
          <w:rFonts w:eastAsia="Yu Mincho"/>
        </w:rPr>
        <w:t>all</w:t>
      </w:r>
      <w:r w:rsidRPr="6A5DE83C" w:rsidR="5600C635">
        <w:rPr>
          <w:rFonts w:eastAsia="Yu Mincho"/>
        </w:rPr>
        <w:t xml:space="preserve"> the information using a ROS node, and potentially output the data to a local website</w:t>
      </w:r>
      <w:r w:rsidRPr="6A5DE83C" w:rsidR="5A88975F">
        <w:rPr>
          <w:rFonts w:eastAsia="Yu Mincho"/>
        </w:rPr>
        <w:t xml:space="preserve"> that would utilize a user-friendly GUI programmed through a language such as JavaScript or Python.</w:t>
      </w:r>
    </w:p>
    <w:p w:rsidR="6A5DE83C" w:rsidP="6A5DE83C" w:rsidRDefault="6A5DE83C" w14:paraId="03E1FEC1" w14:textId="71D22306">
      <w:pPr>
        <w:rPr>
          <w:rFonts w:eastAsia="Yu Mincho"/>
        </w:rPr>
      </w:pPr>
    </w:p>
    <w:p w:rsidR="2ECC067D" w:rsidP="6A5DE83C" w:rsidRDefault="2ECC067D" w14:paraId="713C403E" w14:textId="32FC6303">
      <w:pPr>
        <w:pStyle w:val="ListParagraph"/>
        <w:numPr>
          <w:ilvl w:val="0"/>
          <w:numId w:val="24"/>
        </w:numPr>
      </w:pPr>
      <w:r w:rsidRPr="6A5DE83C">
        <w:rPr>
          <w:rFonts w:eastAsia="Yu Mincho"/>
        </w:rPr>
        <w:t xml:space="preserve">One possible solution is to integrate an FPGA board to control the system instead of a microcontroller. We could do this by using a hardware language such as Verilog to build a D-flip flop like circuit which would take the photodiode’s state as an input enable signal. This would allow us to start a clock at a precise rate and start the laser circuit when the cat covers the photodiode, upon which the laser starts with the positive clock cycle. If we sample the clock rate at a small enough clock cycle, the cat will remove their paw and immediately at the next clock cycle the laser would stop running. We could then create another module to output the sum of the clock cycles when the laser was running, as well as convert the sum into seconds. Additionally, recording </w:t>
      </w:r>
      <w:commentRangeStart w:id="26"/>
      <w:r w:rsidRPr="6A5DE83C">
        <w:rPr>
          <w:rFonts w:eastAsia="Yu Mincho"/>
        </w:rPr>
        <w:t>energy</w:t>
      </w:r>
      <w:commentRangeEnd w:id="26"/>
      <w:r>
        <w:commentReference w:id="26"/>
      </w:r>
      <w:r w:rsidRPr="6A5DE83C">
        <w:rPr>
          <w:rFonts w:eastAsia="Yu Mincho"/>
        </w:rPr>
        <w:t xml:space="preserve"> can be done through additional sensors, such as a </w:t>
      </w:r>
      <w:r w:rsidRPr="57DD8464" w:rsidR="1376D3DD">
        <w:rPr>
          <w:rFonts w:eastAsia="Yu Mincho"/>
        </w:rPr>
        <w:t>force sensor,</w:t>
      </w:r>
      <w:r w:rsidRPr="57DD8464" w:rsidR="0E242153">
        <w:rPr>
          <w:rFonts w:eastAsia="Yu Mincho"/>
        </w:rPr>
        <w:t xml:space="preserve"> </w:t>
      </w:r>
      <w:r w:rsidRPr="6A5DE83C">
        <w:rPr>
          <w:rFonts w:eastAsia="Yu Mincho"/>
        </w:rPr>
        <w:t xml:space="preserve">scale to measure the weight delivered onto the photodiode, </w:t>
      </w:r>
      <w:r w:rsidRPr="57DD8464" w:rsidR="6BB4BEB6">
        <w:rPr>
          <w:rFonts w:eastAsia="Yu Mincho"/>
        </w:rPr>
        <w:t>or</w:t>
      </w:r>
      <w:r w:rsidRPr="6A5DE83C">
        <w:rPr>
          <w:rFonts w:eastAsia="Yu Mincho"/>
        </w:rPr>
        <w:t xml:space="preserve"> the temperature changes using the TEC from the laser. Together these additional sensors could also be mapped to a microcontroller with a custom Verilog module. The benefit of using something like an FPGA is that everything would be done explicitly through hardware, and by using an FPGA board or by fabricating a chip to complete the circuit, we could simply utilize analog components such as buttons or switches to turn on/off the system, for user-friendliness.</w:t>
      </w:r>
    </w:p>
    <w:p w:rsidR="6A5DE83C" w:rsidP="6A5DE83C" w:rsidRDefault="6A5DE83C" w14:paraId="6009A35C" w14:textId="27969EFA">
      <w:pPr>
        <w:rPr>
          <w:rFonts w:eastAsia="Yu Mincho"/>
        </w:rPr>
      </w:pPr>
    </w:p>
    <w:p w:rsidR="1E675F73" w:rsidP="6A5DE83C" w:rsidRDefault="1E675F73" w14:paraId="794731CF" w14:textId="131892AE">
      <w:pPr>
        <w:pStyle w:val="ListParagraph"/>
        <w:numPr>
          <w:ilvl w:val="0"/>
          <w:numId w:val="24"/>
        </w:numPr>
        <w:rPr>
          <w:rFonts w:asciiTheme="minorHAnsi" w:hAnsiTheme="minorHAnsi" w:cstheme="minorBidi"/>
        </w:rPr>
      </w:pPr>
      <w:r w:rsidRPr="6A5DE83C">
        <w:rPr>
          <w:rFonts w:eastAsia="Yu Mincho"/>
        </w:rPr>
        <w:t xml:space="preserve">Another possible solution to creating the computerized diode system is to integrate existing </w:t>
      </w:r>
      <w:r w:rsidRPr="6A5DE83C" w:rsidR="0D7757CB">
        <w:rPr>
          <w:rFonts w:eastAsia="Yu Mincho"/>
        </w:rPr>
        <w:t xml:space="preserve">interfaces for data collection such as the PASCO </w:t>
      </w:r>
      <w:r w:rsidRPr="6A5DE83C" w:rsidR="36CE0416">
        <w:rPr>
          <w:rFonts w:eastAsia="Yu Mincho"/>
        </w:rPr>
        <w:t>Capstone</w:t>
      </w:r>
      <w:r w:rsidRPr="6A5DE83C" w:rsidR="361D6003">
        <w:rPr>
          <w:rFonts w:eastAsia="Yu Mincho"/>
        </w:rPr>
        <w:t xml:space="preserve"> hardware/software that is used in Temple’s physics labs</w:t>
      </w:r>
      <w:r w:rsidRPr="6A5DE83C" w:rsidR="36CE0416">
        <w:rPr>
          <w:rFonts w:eastAsia="Yu Mincho"/>
        </w:rPr>
        <w:t>.</w:t>
      </w:r>
      <w:r w:rsidRPr="6A5DE83C" w:rsidR="6C8C426F">
        <w:rPr>
          <w:rFonts w:eastAsia="Yu Mincho"/>
        </w:rPr>
        <w:t xml:space="preserve"> The Capstone software already has a user-friendly functional GUI which would allow for data to be exported and stored using tables, generated graphs, </w:t>
      </w:r>
      <w:r w:rsidRPr="6A5DE83C" w:rsidR="47279C0F">
        <w:rPr>
          <w:rFonts w:eastAsia="Yu Mincho"/>
        </w:rPr>
        <w:t>and additional calculations using features such as the signal generator, oscilloscope, and FFT analysis (</w:t>
      </w:r>
      <w:r w:rsidRPr="6A5DE83C" w:rsidR="47279C0F">
        <w:rPr>
          <w:rFonts w:eastAsia="Times New Roman"/>
          <w:i/>
          <w:iCs/>
        </w:rPr>
        <w:t>Pasco Capstone™ Software</w:t>
      </w:r>
      <w:r w:rsidRPr="6A5DE83C" w:rsidR="47279C0F">
        <w:rPr>
          <w:rFonts w:eastAsia="Times New Roman"/>
        </w:rPr>
        <w:t>.)</w:t>
      </w:r>
      <w:r w:rsidRPr="6A5DE83C" w:rsidR="47279C0F">
        <w:rPr>
          <w:rFonts w:eastAsia="Yu Mincho"/>
        </w:rPr>
        <w:t>.</w:t>
      </w:r>
      <w:r w:rsidRPr="6A5DE83C" w:rsidR="361F19AC">
        <w:rPr>
          <w:rFonts w:eastAsia="Yu Mincho"/>
        </w:rPr>
        <w:t xml:space="preserve"> By modifying the system to be compatible with the Capstone hardware, we would be able to record data</w:t>
      </w:r>
      <w:r w:rsidRPr="6A5DE83C" w:rsidR="0BB60ABE">
        <w:rPr>
          <w:rFonts w:eastAsia="Yu Mincho"/>
        </w:rPr>
        <w:t xml:space="preserve"> in real time</w:t>
      </w:r>
      <w:r w:rsidRPr="6A5DE83C" w:rsidR="361F19AC">
        <w:rPr>
          <w:rFonts w:eastAsia="Yu Mincho"/>
        </w:rPr>
        <w:t xml:space="preserve"> for time </w:t>
      </w:r>
      <w:r w:rsidRPr="6A5DE83C" w:rsidR="0C4B21AB">
        <w:rPr>
          <w:rFonts w:eastAsia="Yu Mincho"/>
        </w:rPr>
        <w:t>when the photodiode is on/off, and we would be able to purchase additional force sensors to allow</w:t>
      </w:r>
      <w:r w:rsidRPr="6A5DE83C" w:rsidR="361F19AC">
        <w:rPr>
          <w:rFonts w:eastAsia="Yu Mincho"/>
        </w:rPr>
        <w:t xml:space="preserve"> </w:t>
      </w:r>
      <w:r w:rsidRPr="6A5DE83C" w:rsidR="1383311A">
        <w:rPr>
          <w:rFonts w:eastAsia="Yu Mincho"/>
        </w:rPr>
        <w:t xml:space="preserve">us to calculate changes in temperature/energy for the paw withdrawal. This </w:t>
      </w:r>
      <w:r w:rsidRPr="6A5DE83C" w:rsidR="397CC987">
        <w:rPr>
          <w:rFonts w:eastAsia="Yu Mincho"/>
        </w:rPr>
        <w:t>method,</w:t>
      </w:r>
      <w:r w:rsidRPr="6A5DE83C" w:rsidR="1383311A">
        <w:rPr>
          <w:rFonts w:eastAsia="Yu Mincho"/>
        </w:rPr>
        <w:t xml:space="preserve"> however,</w:t>
      </w:r>
      <w:r w:rsidRPr="6A5DE83C" w:rsidR="41B9C76A">
        <w:rPr>
          <w:rFonts w:eastAsia="Yu Mincho"/>
        </w:rPr>
        <w:t xml:space="preserve"> may</w:t>
      </w:r>
      <w:r w:rsidRPr="6A5DE83C" w:rsidR="13248C32">
        <w:rPr>
          <w:rFonts w:eastAsia="Yu Mincho"/>
        </w:rPr>
        <w:t xml:space="preserve"> require us to purchase a valid Capstone license</w:t>
      </w:r>
      <w:r w:rsidRPr="6A5DE83C" w:rsidR="2F767EDF">
        <w:rPr>
          <w:rFonts w:eastAsia="Yu Mincho"/>
        </w:rPr>
        <w:t xml:space="preserve"> </w:t>
      </w:r>
      <w:r w:rsidRPr="6A5DE83C" w:rsidR="13248C32">
        <w:rPr>
          <w:rFonts w:eastAsia="Yu Mincho"/>
        </w:rPr>
        <w:t>and</w:t>
      </w:r>
      <w:r w:rsidRPr="6A5DE83C" w:rsidR="1383311A">
        <w:rPr>
          <w:rFonts w:eastAsia="Yu Mincho"/>
        </w:rPr>
        <w:t xml:space="preserve"> </w:t>
      </w:r>
      <w:r w:rsidRPr="6A5DE83C" w:rsidR="563DE653">
        <w:rPr>
          <w:rFonts w:eastAsia="Yu Mincho"/>
        </w:rPr>
        <w:t>the bulk of the programming would re</w:t>
      </w:r>
      <w:r w:rsidRPr="6A5DE83C" w:rsidR="1383311A">
        <w:rPr>
          <w:rFonts w:eastAsia="Yu Mincho"/>
        </w:rPr>
        <w:t>quire us to edit the source co</w:t>
      </w:r>
      <w:r w:rsidRPr="6A5DE83C" w:rsidR="7460F59D">
        <w:rPr>
          <w:rFonts w:eastAsia="Yu Mincho"/>
        </w:rPr>
        <w:t xml:space="preserve">de of the </w:t>
      </w:r>
      <w:r w:rsidRPr="6A5DE83C" w:rsidR="6328891C">
        <w:rPr>
          <w:rFonts w:eastAsia="Yu Mincho"/>
        </w:rPr>
        <w:t xml:space="preserve">Capstone software or develop a conversion software to modify the existing compatible Capstone ports into using the </w:t>
      </w:r>
      <w:r w:rsidRPr="57DD8464" w:rsidR="3CA72491">
        <w:rPr>
          <w:rFonts w:eastAsia="Yu Mincho"/>
        </w:rPr>
        <w:t>sen</w:t>
      </w:r>
      <w:r w:rsidRPr="57DD8464" w:rsidR="56859FFB">
        <w:rPr>
          <w:rFonts w:eastAsia="Yu Mincho"/>
        </w:rPr>
        <w:t>s</w:t>
      </w:r>
      <w:r w:rsidRPr="57DD8464" w:rsidR="3CA72491">
        <w:rPr>
          <w:rFonts w:eastAsia="Yu Mincho"/>
        </w:rPr>
        <w:t>ors to obtain</w:t>
      </w:r>
      <w:r w:rsidRPr="57DD8464" w:rsidR="361407FE">
        <w:rPr>
          <w:rFonts w:eastAsia="Yu Mincho"/>
        </w:rPr>
        <w:t xml:space="preserve"> d</w:t>
      </w:r>
      <w:r w:rsidRPr="57DD8464" w:rsidR="245651E4">
        <w:rPr>
          <w:rFonts w:eastAsia="Yu Mincho"/>
        </w:rPr>
        <w:t>ata into the software</w:t>
      </w:r>
      <w:r w:rsidRPr="57DD8464" w:rsidR="361407FE">
        <w:rPr>
          <w:rFonts w:eastAsia="Yu Mincho"/>
        </w:rPr>
        <w:t>.</w:t>
      </w:r>
      <w:commentRangeStart w:id="27"/>
      <w:commentRangeEnd w:id="27"/>
      <w:r>
        <w:commentReference w:id="27"/>
      </w:r>
      <w:commentRangeStart w:id="28"/>
      <w:commentRangeEnd w:id="28"/>
      <w:r>
        <w:commentReference w:id="28"/>
      </w:r>
    </w:p>
    <w:p w:rsidR="6A0C35BE" w:rsidP="6A0C35BE" w:rsidRDefault="6A0C35BE" w14:paraId="097E3DDE" w14:textId="4428B5EB">
      <w:pPr>
        <w:rPr>
          <w:rFonts w:eastAsia="Yu Mincho"/>
        </w:rPr>
      </w:pPr>
    </w:p>
    <w:p w:rsidR="00AA0C6A" w:rsidRDefault="00AA0C6A" w14:paraId="17AAE3D5" w14:textId="77777777">
      <w:pPr>
        <w:rPr>
          <w:rFonts w:eastAsiaTheme="majorEastAsia" w:cstheme="majorBidi"/>
          <w:b/>
          <w:sz w:val="28"/>
          <w:szCs w:val="32"/>
        </w:rPr>
      </w:pPr>
      <w:r>
        <w:br w:type="page"/>
      </w:r>
    </w:p>
    <w:p w:rsidR="000700D6" w:rsidP="006C3E2B" w:rsidRDefault="00C23413" w14:paraId="2DC25F72" w14:textId="1DB7440A">
      <w:pPr>
        <w:pStyle w:val="Heading1"/>
        <w:spacing w:before="0"/>
      </w:pPr>
      <w:r>
        <w:t>Appendix:</w:t>
      </w:r>
      <w:r w:rsidR="000700D6">
        <w:t xml:space="preserve"> </w:t>
      </w:r>
      <w:r w:rsidR="00451435">
        <w:t>Schematics</w:t>
      </w:r>
      <w:r w:rsidR="00496B0D">
        <w:t>/Pinouts</w:t>
      </w:r>
      <w:commentRangeStart w:id="29"/>
      <w:commentRangeEnd w:id="29"/>
      <w:r>
        <w:commentReference w:id="29"/>
      </w:r>
      <w:commentRangeStart w:id="30"/>
      <w:commentRangeEnd w:id="30"/>
      <w:r>
        <w:commentReference w:id="30"/>
      </w:r>
    </w:p>
    <w:p w:rsidR="69A4BCF5" w:rsidP="57DD8464" w:rsidRDefault="69A4BCF5" w14:paraId="27EC849E" w14:textId="5DBA7E53">
      <w:pPr>
        <w:pStyle w:val="Heading1"/>
        <w:spacing w:before="0" w:line="259" w:lineRule="auto"/>
        <w:rPr>
          <w:b w:val="0"/>
          <w:sz w:val="24"/>
          <w:szCs w:val="24"/>
        </w:rPr>
      </w:pPr>
      <w:r w:rsidRPr="57DD8464">
        <w:rPr>
          <w:b w:val="0"/>
          <w:sz w:val="24"/>
          <w:szCs w:val="24"/>
        </w:rPr>
        <w:t>Schematics of the work done so far to the prototyped system are as follows:</w:t>
      </w:r>
    </w:p>
    <w:p w:rsidR="57DD8464" w:rsidP="57DD8464" w:rsidRDefault="57DD8464" w14:paraId="0330F3AF" w14:textId="535FBF2F">
      <w:pPr>
        <w:rPr>
          <w:rFonts w:eastAsia="Yu Mincho"/>
        </w:rPr>
      </w:pPr>
    </w:p>
    <w:p w:rsidR="71C87C53" w:rsidP="57DD8464" w:rsidRDefault="71C87C53" w14:paraId="2BC82F4B" w14:textId="4B44ED03">
      <w:pPr>
        <w:rPr>
          <w:rFonts w:eastAsia="Yu Mincho"/>
        </w:rPr>
      </w:pPr>
      <w:r w:rsidRPr="57DD8464">
        <w:rPr>
          <w:rFonts w:eastAsia="Yu Mincho"/>
        </w:rPr>
        <w:t xml:space="preserve">The over systems </w:t>
      </w:r>
      <w:proofErr w:type="gramStart"/>
      <w:r w:rsidRPr="57DD8464">
        <w:rPr>
          <w:rFonts w:eastAsia="Yu Mincho"/>
        </w:rPr>
        <w:t>flows</w:t>
      </w:r>
      <w:proofErr w:type="gramEnd"/>
      <w:r w:rsidRPr="57DD8464">
        <w:rPr>
          <w:rFonts w:eastAsia="Yu Mincho"/>
        </w:rPr>
        <w:t>, starting with the power supply, which delivers power to the driver circuit acting as a constant current source by sending a signal to drive the laser triggered by a program written in the Raspberry Pi (RPi).  The constant current source is connected to the laser through the butterfly laser diode mount, which also connects the thermoelectric cooler (TEC), designed to prevent the laser’s temperature from overheating. The TEC is also powered by the power supply. The OFLD-1440-200s laser also utilizes a powerful heatsink, which so far has made the TEC act only as a backup cooling system. The photodiode circuit is also connected to the RPi and works by placing the test animal’s paw upon the photoresistor. When the laser heats up the animal’s paw, the animal removes the paw from the photoresistor, which increases the resistance due to more light being detected. This sends a signal back to the RPi to stop the laser.</w:t>
      </w:r>
    </w:p>
    <w:p w:rsidR="73B4CCBA" w:rsidP="73B4CCBA" w:rsidRDefault="73B4CCBA" w14:paraId="67D3A955" w14:textId="09095E3C">
      <w:pPr>
        <w:rPr>
          <w:rFonts w:eastAsia="Yu Mincho"/>
        </w:rPr>
      </w:pPr>
    </w:p>
    <w:p w:rsidR="55A6DCAB" w:rsidP="73B4CCBA" w:rsidRDefault="55A6DCAB" w14:paraId="7D3FA6F4" w14:textId="77777777">
      <w:pPr>
        <w:keepNext/>
        <w:spacing w:line="259" w:lineRule="auto"/>
      </w:pPr>
      <w:r>
        <w:rPr>
          <w:noProof/>
        </w:rPr>
        <w:drawing>
          <wp:inline distT="0" distB="0" distL="0" distR="0" wp14:anchorId="21CFA117" wp14:editId="1D58B050">
            <wp:extent cx="5943600" cy="4992368"/>
            <wp:effectExtent l="19050" t="19050" r="19050" b="17780"/>
            <wp:docPr id="209637429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4992368"/>
                    </a:xfrm>
                    <a:prstGeom prst="rect">
                      <a:avLst/>
                    </a:prstGeom>
                    <a:ln>
                      <a:solidFill>
                        <a:schemeClr val="tx1"/>
                      </a:solidFill>
                    </a:ln>
                  </pic:spPr>
                </pic:pic>
              </a:graphicData>
            </a:graphic>
          </wp:inline>
        </w:drawing>
      </w:r>
    </w:p>
    <w:p w:rsidR="55A6DCAB" w:rsidP="73B4CCBA" w:rsidRDefault="55A6DCAB" w14:paraId="1E1A15D5" w14:textId="1C15C659">
      <w:pPr>
        <w:pStyle w:val="Caption"/>
        <w:jc w:val="center"/>
      </w:pPr>
      <w:r>
        <w:t>Figure 3. System Schematic of Laser System</w:t>
      </w:r>
    </w:p>
    <w:p w:rsidR="44D1F446" w:rsidP="57DD8464" w:rsidRDefault="44D1F446" w14:paraId="026CD1AF" w14:textId="60125B61">
      <w:pPr>
        <w:rPr>
          <w:rFonts w:eastAsia="Yu Mincho"/>
        </w:rPr>
      </w:pPr>
      <w:r w:rsidRPr="57DD8464">
        <w:rPr>
          <w:rFonts w:eastAsia="Yu Mincho"/>
        </w:rPr>
        <w:t xml:space="preserve">A deeper in-depth schematic of the </w:t>
      </w:r>
      <w:proofErr w:type="spellStart"/>
      <w:r w:rsidRPr="57DD8464">
        <w:rPr>
          <w:rFonts w:eastAsia="Yu Mincho"/>
        </w:rPr>
        <w:t>PhotoDiode</w:t>
      </w:r>
      <w:proofErr w:type="spellEnd"/>
      <w:r w:rsidRPr="57DD8464">
        <w:rPr>
          <w:rFonts w:eastAsia="Yu Mincho"/>
        </w:rPr>
        <w:t xml:space="preserve"> circuit functions as follows, utilizing a voltage divider to set the bias of the </w:t>
      </w:r>
      <w:proofErr w:type="spellStart"/>
      <w:r w:rsidRPr="57DD8464">
        <w:rPr>
          <w:rFonts w:eastAsia="Yu Mincho"/>
        </w:rPr>
        <w:t>PhotoDiode</w:t>
      </w:r>
      <w:proofErr w:type="spellEnd"/>
      <w:r w:rsidRPr="57DD8464">
        <w:rPr>
          <w:rFonts w:eastAsia="Yu Mincho"/>
        </w:rPr>
        <w:t>, with respective input and output signals.</w:t>
      </w:r>
    </w:p>
    <w:p w:rsidR="005D6ABB" w:rsidP="005D6ABB" w:rsidRDefault="300596C8" w14:paraId="7340C819" w14:textId="77777777">
      <w:pPr>
        <w:keepNext/>
        <w:jc w:val="center"/>
      </w:pPr>
      <w:r>
        <w:rPr>
          <w:noProof/>
        </w:rPr>
        <w:drawing>
          <wp:inline distT="0" distB="0" distL="0" distR="0" wp14:anchorId="7F2EDA7F" wp14:editId="1194ADE0">
            <wp:extent cx="4572000" cy="3609975"/>
            <wp:effectExtent l="19050" t="19050" r="19050" b="28575"/>
            <wp:docPr id="1300301900" name="Picture 13003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609975"/>
                    </a:xfrm>
                    <a:prstGeom prst="rect">
                      <a:avLst/>
                    </a:prstGeom>
                    <a:ln>
                      <a:solidFill>
                        <a:schemeClr val="accent1"/>
                      </a:solidFill>
                    </a:ln>
                  </pic:spPr>
                </pic:pic>
              </a:graphicData>
            </a:graphic>
          </wp:inline>
        </w:drawing>
      </w:r>
    </w:p>
    <w:p w:rsidR="300596C8" w:rsidP="005D6ABB" w:rsidRDefault="005D6ABB" w14:paraId="786E2A6A" w14:textId="01C4B5CD">
      <w:pPr>
        <w:pStyle w:val="Caption"/>
        <w:jc w:val="center"/>
        <w:rPr>
          <w:rFonts w:eastAsia="Yu Mincho"/>
        </w:rPr>
      </w:pPr>
      <w:r>
        <w:t xml:space="preserve">Figure 4. </w:t>
      </w:r>
      <w:proofErr w:type="spellStart"/>
      <w:r>
        <w:t>PhotoDiode</w:t>
      </w:r>
      <w:proofErr w:type="spellEnd"/>
      <w:r>
        <w:t xml:space="preserve"> Schematic</w:t>
      </w:r>
    </w:p>
    <w:p w:rsidR="519F210E" w:rsidP="57DD8464" w:rsidRDefault="519F210E" w14:paraId="54972DC5" w14:textId="0E3AEAD3">
      <w:pPr>
        <w:rPr>
          <w:rFonts w:eastAsia="Yu Mincho"/>
        </w:rPr>
      </w:pPr>
      <w:r w:rsidRPr="57DD8464">
        <w:rPr>
          <w:rFonts w:eastAsia="Yu Mincho"/>
        </w:rPr>
        <w:t>Technical details regarding the Butterfly Laser Diode mount include the following specifications and pinout diagrams.</w:t>
      </w:r>
    </w:p>
    <w:p w:rsidR="004E6DED" w:rsidP="004E6DED" w:rsidRDefault="004E6DED" w14:paraId="54224EA8" w14:textId="1D0BB14A">
      <w:pPr>
        <w:pStyle w:val="Caption"/>
        <w:keepNext/>
      </w:pPr>
      <w:r>
        <w:t xml:space="preserve">Table </w:t>
      </w:r>
      <w:r>
        <w:fldChar w:fldCharType="begin"/>
      </w:r>
      <w:r>
        <w:instrText>SEQ Table \* ARABIC</w:instrText>
      </w:r>
      <w:r>
        <w:fldChar w:fldCharType="separate"/>
      </w:r>
      <w:r w:rsidR="00697972">
        <w:rPr>
          <w:noProof/>
        </w:rPr>
        <w:t>2</w:t>
      </w:r>
      <w:r>
        <w:fldChar w:fldCharType="end"/>
      </w:r>
      <w:r>
        <w:t>. Specifications of Butterfly Laser Diode Mount</w:t>
      </w:r>
    </w:p>
    <w:p w:rsidR="005D6ABB" w:rsidP="004E6DED" w:rsidRDefault="004E6DED" w14:paraId="140BD688" w14:textId="5E775F08">
      <w:pPr>
        <w:jc w:val="center"/>
      </w:pPr>
      <w:r>
        <w:rPr>
          <w:noProof/>
        </w:rPr>
        <w:drawing>
          <wp:inline distT="0" distB="0" distL="0" distR="0" wp14:anchorId="2485A2C7" wp14:editId="12755AB1">
            <wp:extent cx="5286375" cy="1447800"/>
            <wp:effectExtent l="19050" t="19050" r="28575" b="190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5286375" cy="1447800"/>
                    </a:xfrm>
                    <a:prstGeom prst="rect">
                      <a:avLst/>
                    </a:prstGeom>
                    <a:ln>
                      <a:solidFill>
                        <a:schemeClr val="accent1"/>
                      </a:solidFill>
                    </a:ln>
                  </pic:spPr>
                </pic:pic>
              </a:graphicData>
            </a:graphic>
          </wp:inline>
        </w:drawing>
      </w:r>
    </w:p>
    <w:p w:rsidR="00C1627A" w:rsidP="00C1627A" w:rsidRDefault="00C1627A" w14:paraId="361C021E" w14:textId="521952FB">
      <w:pPr>
        <w:pStyle w:val="Caption"/>
        <w:keepNext/>
      </w:pPr>
      <w:r>
        <w:t xml:space="preserve">Table </w:t>
      </w:r>
      <w:r>
        <w:fldChar w:fldCharType="begin"/>
      </w:r>
      <w:r>
        <w:instrText>SEQ Table \* ARABIC</w:instrText>
      </w:r>
      <w:r>
        <w:fldChar w:fldCharType="separate"/>
      </w:r>
      <w:r w:rsidR="00697972">
        <w:rPr>
          <w:noProof/>
        </w:rPr>
        <w:t>3</w:t>
      </w:r>
      <w:r>
        <w:fldChar w:fldCharType="end"/>
      </w:r>
      <w:r>
        <w:t>. Butterfly Laser Diode Mount Pin</w:t>
      </w:r>
      <w:r w:rsidR="00697972">
        <w:t xml:space="preserve"> Diagram</w:t>
      </w:r>
    </w:p>
    <w:p w:rsidRPr="005D6ABB" w:rsidR="004E6DED" w:rsidP="00C1627A" w:rsidRDefault="00C1627A" w14:paraId="2D9EC69E" w14:textId="35BFEACA">
      <w:pPr>
        <w:jc w:val="center"/>
      </w:pPr>
      <w:r>
        <w:rPr>
          <w:noProof/>
        </w:rPr>
        <w:drawing>
          <wp:inline distT="0" distB="0" distL="0" distR="0" wp14:anchorId="1E9F172F" wp14:editId="58492AB5">
            <wp:extent cx="3905250" cy="3810000"/>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20"/>
                    <a:stretch>
                      <a:fillRect/>
                    </a:stretch>
                  </pic:blipFill>
                  <pic:spPr>
                    <a:xfrm>
                      <a:off x="0" y="0"/>
                      <a:ext cx="3905250" cy="3810000"/>
                    </a:xfrm>
                    <a:prstGeom prst="rect">
                      <a:avLst/>
                    </a:prstGeom>
                  </pic:spPr>
                </pic:pic>
              </a:graphicData>
            </a:graphic>
          </wp:inline>
        </w:drawing>
      </w:r>
    </w:p>
    <w:p w:rsidR="73B4CCBA" w:rsidP="73B4CCBA" w:rsidRDefault="73B4CCBA" w14:paraId="6D2C8B36" w14:textId="232193F4">
      <w:pPr>
        <w:rPr>
          <w:rFonts w:eastAsia="Yu Mincho"/>
        </w:rPr>
      </w:pPr>
    </w:p>
    <w:p w:rsidR="00697972" w:rsidP="00697972" w:rsidRDefault="00697972" w14:paraId="1343F761" w14:textId="31BEE21A">
      <w:pPr>
        <w:pStyle w:val="Caption"/>
        <w:keepNext/>
      </w:pPr>
      <w:r>
        <w:t xml:space="preserve">Table </w:t>
      </w:r>
      <w:r>
        <w:fldChar w:fldCharType="begin"/>
      </w:r>
      <w:r>
        <w:instrText>SEQ Table \* ARABIC</w:instrText>
      </w:r>
      <w:r>
        <w:fldChar w:fldCharType="separate"/>
      </w:r>
      <w:r>
        <w:rPr>
          <w:noProof/>
        </w:rPr>
        <w:t>4</w:t>
      </w:r>
      <w:r>
        <w:fldChar w:fldCharType="end"/>
      </w:r>
      <w:r>
        <w:t>. Butterfly Laser Diode Mount Pinout</w:t>
      </w:r>
    </w:p>
    <w:p w:rsidR="7F1FB201" w:rsidP="00697972" w:rsidRDefault="00697972" w14:paraId="2BE128B5" w14:textId="6B7F204E">
      <w:pPr>
        <w:jc w:val="center"/>
      </w:pPr>
      <w:r>
        <w:rPr>
          <w:noProof/>
        </w:rPr>
        <w:drawing>
          <wp:inline distT="0" distB="0" distL="0" distR="0" wp14:anchorId="08BAF206" wp14:editId="28526B2A">
            <wp:extent cx="4181475" cy="5324474"/>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181475" cy="5324474"/>
                    </a:xfrm>
                    <a:prstGeom prst="rect">
                      <a:avLst/>
                    </a:prstGeom>
                  </pic:spPr>
                </pic:pic>
              </a:graphicData>
            </a:graphic>
          </wp:inline>
        </w:drawing>
      </w:r>
    </w:p>
    <w:p w:rsidR="00E52280" w:rsidRDefault="00E52280" w14:paraId="23FBD12A" w14:textId="77777777">
      <w:pPr>
        <w:rPr>
          <w:rFonts w:eastAsia="Yu Mincho"/>
        </w:rPr>
      </w:pPr>
      <w:r>
        <w:rPr>
          <w:rFonts w:eastAsia="Yu Mincho"/>
        </w:rPr>
        <w:br w:type="page"/>
      </w:r>
    </w:p>
    <w:p w:rsidR="5AADB3F5" w:rsidP="57DD8464" w:rsidRDefault="5AADB3F5" w14:paraId="57BFC1E0" w14:textId="31882B36">
      <w:pPr>
        <w:rPr>
          <w:rFonts w:eastAsia="Yu Mincho"/>
        </w:rPr>
      </w:pPr>
      <w:r w:rsidRPr="57DD8464">
        <w:rPr>
          <w:rFonts w:eastAsia="Yu Mincho"/>
        </w:rPr>
        <w:t>A breakdown of the TEC circuit is as follows and can be referenced when connecting to the rest of the system.</w:t>
      </w:r>
    </w:p>
    <w:p w:rsidR="00451435" w:rsidP="00451435" w:rsidRDefault="00451435" w14:paraId="35AE45AF" w14:textId="77777777">
      <w:pPr>
        <w:keepNext/>
        <w:jc w:val="center"/>
      </w:pPr>
      <w:r>
        <w:rPr>
          <w:noProof/>
        </w:rPr>
        <w:drawing>
          <wp:inline distT="0" distB="0" distL="0" distR="0" wp14:anchorId="081810A8" wp14:editId="5B542C7D">
            <wp:extent cx="3609975" cy="3771900"/>
            <wp:effectExtent l="0" t="0" r="9525" b="0"/>
            <wp:docPr id="4" name="Picture 4"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10;&#10;Description automatically generated"/>
                    <pic:cNvPicPr/>
                  </pic:nvPicPr>
                  <pic:blipFill>
                    <a:blip r:embed="rId22"/>
                    <a:stretch>
                      <a:fillRect/>
                    </a:stretch>
                  </pic:blipFill>
                  <pic:spPr>
                    <a:xfrm>
                      <a:off x="0" y="0"/>
                      <a:ext cx="3609975" cy="3771900"/>
                    </a:xfrm>
                    <a:prstGeom prst="rect">
                      <a:avLst/>
                    </a:prstGeom>
                  </pic:spPr>
                </pic:pic>
              </a:graphicData>
            </a:graphic>
          </wp:inline>
        </w:drawing>
      </w:r>
    </w:p>
    <w:p w:rsidR="00451435" w:rsidP="00451435" w:rsidRDefault="00451435" w14:paraId="51E7599D" w14:textId="710DF083">
      <w:pPr>
        <w:pStyle w:val="Caption"/>
        <w:jc w:val="center"/>
        <w:rPr>
          <w:rFonts w:eastAsia="Yu Mincho"/>
        </w:rPr>
      </w:pPr>
      <w:r>
        <w:t>Figure 5. Connecting the TEC</w:t>
      </w:r>
      <w:r w:rsidR="0068775E">
        <w:t xml:space="preserve"> to the Circuit</w:t>
      </w:r>
    </w:p>
    <w:sectPr w:rsidR="00451435">
      <w:headerReference w:type="default" r:id="rId23"/>
      <w:footerReference w:type="default" r:id="rId24"/>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L" w:author="Michel Lemay" w:date="2021-12-03T05:27:00Z" w:id="5">
    <w:p w:rsidR="57DD8464" w:rsidRDefault="57DD8464" w14:paraId="1C1B78C0" w14:textId="5D600A64">
      <w:r>
        <w:t>trying to introduce why you want to develop a heat sensing test in the context of SCI</w:t>
      </w:r>
      <w:r>
        <w:annotationRef/>
      </w:r>
      <w:r>
        <w:rPr>
          <w:rStyle w:val="CommentReference"/>
        </w:rPr>
        <w:annotationRef/>
      </w:r>
    </w:p>
  </w:comment>
  <w:comment w:initials="ML" w:author="Michel Lemay" w:date="2021-12-03T05:26:00Z" w:id="7">
    <w:p w:rsidR="57DD8464" w:rsidRDefault="57DD8464" w14:paraId="34D117E2" w14:textId="2389624D">
      <w:r>
        <w:t>you could also comment that the force must be quantified which is a relatively complicated problem, force sensor needed, etc.</w:t>
      </w:r>
      <w:r>
        <w:annotationRef/>
      </w:r>
      <w:r>
        <w:rPr>
          <w:rStyle w:val="CommentReference"/>
        </w:rPr>
        <w:annotationRef/>
      </w:r>
    </w:p>
  </w:comment>
  <w:comment w:initials="ML" w:author="Michel Lemay" w:date="2021-12-03T05:29:00Z" w:id="9">
    <w:p w:rsidR="57DD8464" w:rsidRDefault="57DD8464" w14:paraId="64C4379A" w14:textId="2E668F17">
      <w:r>
        <w:t>why were the substances chosen? Anticipate your reader's question and answer them as you write</w:t>
      </w:r>
      <w:r>
        <w:annotationRef/>
      </w:r>
    </w:p>
  </w:comment>
  <w:comment w:initials="ML" w:author="Michel Lemay" w:date="2021-12-03T05:30:00Z" w:id="10">
    <w:p w:rsidR="57DD8464" w:rsidRDefault="57DD8464" w14:paraId="402D9C64" w14:textId="0B0FB07B">
      <w:r>
        <w:t>that's good, it explains to me why you need this apparatus</w:t>
      </w:r>
      <w:r>
        <w:annotationRef/>
      </w:r>
      <w:r>
        <w:rPr>
          <w:rStyle w:val="CommentReference"/>
        </w:rPr>
        <w:annotationRef/>
      </w:r>
    </w:p>
  </w:comment>
  <w:comment w:initials="ML" w:author="Michel Lemay" w:date="2021-12-03T05:32:00Z" w:id="11">
    <w:p w:rsidR="57DD8464" w:rsidRDefault="57DD8464" w14:paraId="7D2E2961" w14:textId="4E78E618">
      <w:r>
        <w:t>natural question the reader will have is "won't that lead to pain in the animal", sounds pretty cruel the way it's written</w:t>
      </w:r>
      <w:r>
        <w:annotationRef/>
      </w:r>
    </w:p>
  </w:comment>
  <w:comment w:initials="ML" w:author="Michel Lemay" w:date="2021-12-03T05:36:00Z" w:id="12">
    <w:p w:rsidR="57DD8464" w:rsidRDefault="57DD8464" w14:paraId="3CBDC1DD" w14:textId="7B7BD994">
      <w:r>
        <w:t>not sure i understand the sentence. Are you talking about developing a prototype of SCI models, or a prototype Hargreave for SCI models</w:t>
      </w:r>
      <w:r>
        <w:annotationRef/>
      </w:r>
    </w:p>
  </w:comment>
  <w:comment w:initials="ML" w:author="Michel Lemay" w:date="2021-12-03T05:44:00Z" w:id="13">
    <w:p w:rsidR="57DD8464" w:rsidRDefault="57DD8464" w14:paraId="65EA438E" w14:textId="645008C0">
      <w:r>
        <w:t>much nicer drawing!</w:t>
      </w:r>
      <w:r>
        <w:annotationRef/>
      </w:r>
    </w:p>
  </w:comment>
  <w:comment w:initials="ML" w:author="Michel Lemay" w:date="2021-12-03T05:45:00Z" w:id="14">
    <w:p w:rsidR="57DD8464" w:rsidRDefault="57DD8464" w14:paraId="54F15CAC" w14:textId="278C0945">
      <w:r>
        <w:t>how did you come at the 10msec figure? and what kind of precision would you want on the time measurement?</w:t>
      </w:r>
      <w:r>
        <w:annotationRef/>
      </w:r>
    </w:p>
  </w:comment>
  <w:comment w:initials="RB" w:author="Rob Louis Bara" w:date="2021-12-03T07:33:00Z" w:id="15">
    <w:p w:rsidR="57DD8464" w:rsidRDefault="57DD8464" w14:paraId="7E64F5DB" w14:textId="4AD1387A">
      <w:r>
        <w:t>Fair point, we gathered that from our meeting with you when you told us the constraint at a minimum should be able to achieve results in +/-10ms</w:t>
      </w:r>
      <w:r>
        <w:annotationRef/>
      </w:r>
    </w:p>
  </w:comment>
  <w:comment w:initials="ML" w:author="Michel Lemay" w:date="2021-12-03T05:47:00Z" w:id="16">
    <w:p w:rsidR="57DD8464" w:rsidRDefault="57DD8464" w14:paraId="2F8BE91D" w14:textId="54874C6D">
      <w:r>
        <w:t>Nice goal, but animals injured in the wild with SCI do not live very long.</w:t>
      </w:r>
      <w:r>
        <w:annotationRef/>
      </w:r>
    </w:p>
  </w:comment>
  <w:comment w:initials="ML" w:author="Michel Lemay" w:date="2021-12-03T05:48:00Z" w:id="18">
    <w:p w:rsidR="57DD8464" w:rsidRDefault="57DD8464" w14:paraId="73579C79" w14:textId="197CB998">
      <w:r>
        <w:t>nice paragraph. Does it work as well in practice?</w:t>
      </w:r>
      <w:r>
        <w:annotationRef/>
      </w:r>
      <w:r>
        <w:rPr>
          <w:rStyle w:val="CommentReference"/>
        </w:rPr>
        <w:annotationRef/>
      </w:r>
    </w:p>
  </w:comment>
  <w:comment w:initials="ML" w:author="Michel Lemay" w:date="2021-12-03T05:53:00Z" w:id="21">
    <w:p w:rsidR="57DD8464" w:rsidRDefault="57DD8464" w14:paraId="6B972FBC" w14:textId="53816E30">
      <w:r>
        <w:t>you did a good job of researching applicable standards. Is there any way of quantifying the heat generated and a standard to respect that you could cite here? I don't know myself, but i just want to make sure you thoroughly researched the literature.</w:t>
      </w:r>
      <w:r>
        <w:annotationRef/>
      </w:r>
    </w:p>
  </w:comment>
  <w:comment w:initials="ML" w:author="Michel Lemay" w:date="2021-12-03T05:54:00Z" w:id="22">
    <w:p w:rsidR="57DD8464" w:rsidRDefault="57DD8464" w14:paraId="686547F5" w14:textId="61F638E3">
      <w:r>
        <w:t>actually it's the opposite. It's too powerful, you could probably build cheaper by using a less powerful photodiode.</w:t>
      </w:r>
      <w:r>
        <w:annotationRef/>
      </w:r>
    </w:p>
  </w:comment>
  <w:comment w:initials="ML" w:author="Michel Lemay" w:date="2021-12-03T05:55:00Z" w:id="23">
    <w:p w:rsidR="57DD8464" w:rsidRDefault="57DD8464" w14:paraId="08FABCE9" w14:textId="054A386F">
      <w:r>
        <w:t>i think you have min and max backward. the min withdrawal should be a msec, and the max 10msec.</w:t>
      </w:r>
      <w:r>
        <w:annotationRef/>
      </w:r>
    </w:p>
  </w:comment>
  <w:comment w:initials="RB" w:author="Rob Louis Bara" w:date="2021-12-03T07:24:00Z" w:id="24">
    <w:p w:rsidR="57DD8464" w:rsidRDefault="57DD8464" w14:paraId="54C3060B" w14:textId="7F4195FC">
      <w:r>
        <w:t>I see what you are saying but the way Dr Ryan set up the table is to be read as the minimal work we accomplish vs the maximum work we accomplish. So our end goal is yes to have a minimum time, but if we can not achieve that by the end of SD II, the at a minimum we should aim for +/- 10 milliseconds, otherwise we fail this requirement entirely</w:t>
      </w:r>
      <w:r>
        <w:annotationRef/>
      </w:r>
    </w:p>
  </w:comment>
  <w:comment w:initials="ML" w:author="Michel Lemay" w:date="2021-12-03T05:56:00Z" w:id="25">
    <w:p w:rsidR="57DD8464" w:rsidRDefault="57DD8464" w14:paraId="38EB18E4" w14:textId="50270263">
      <w:r>
        <w:t>should it be min &gt;3 and max &lt;5? should you have a minimal time between trials</w:t>
      </w:r>
      <w:r>
        <w:annotationRef/>
      </w:r>
    </w:p>
  </w:comment>
  <w:comment w:initials="ML" w:author="Michel Lemay" w:date="2021-12-03T06:05:00Z" w:id="26">
    <w:p w:rsidR="57DD8464" w:rsidRDefault="57DD8464" w14:paraId="6D8153D0" w14:textId="37541131">
      <w:r>
        <w:t>what energy would you record?</w:t>
      </w:r>
      <w:r>
        <w:annotationRef/>
      </w:r>
    </w:p>
  </w:comment>
  <w:comment w:initials="ML" w:author="Michel Lemay" w:date="2021-12-03T06:06:00Z" w:id="27">
    <w:p w:rsidR="57DD8464" w:rsidRDefault="57DD8464" w14:paraId="3877BE93" w14:textId="66EA6C2D">
      <w:r>
        <w:t>but that wouldn't be self-contained. As a user i wouldn't be very happy</w:t>
      </w:r>
      <w:r>
        <w:annotationRef/>
      </w:r>
    </w:p>
  </w:comment>
  <w:comment w:initials="RB" w:author="Rob Louis Bara" w:date="2021-12-03T07:28:00Z" w:id="28">
    <w:p w:rsidR="57DD8464" w:rsidRDefault="57DD8464" w14:paraId="017992BA" w14:textId="6BE34EDB">
      <w:r>
        <w:t>Haha, well to be fair this solution is more so here to sastify Dr Ryan, we are pretty set on continuing your work which would be solution 1 but also keeping solution 2 in mind as a backup.</w:t>
      </w:r>
      <w:r>
        <w:annotationRef/>
      </w:r>
    </w:p>
  </w:comment>
  <w:comment w:initials="ML" w:author="Michel Lemay" w:date="2021-12-03T05:59:00Z" w:id="29">
    <w:p w:rsidR="57DD8464" w:rsidRDefault="57DD8464" w14:paraId="5972630D" w14:textId="57D7846B">
      <w:r>
        <w:t>nice description of the component, but a paragraph describing how they integrate together, photodiode turns on laser, and counter of Pi, withdrawal stops counter and turns off laser, etc. would help.</w:t>
      </w:r>
      <w:r>
        <w:annotationRef/>
      </w:r>
    </w:p>
  </w:comment>
  <w:comment w:initials="RB" w:author="Rob Louis Bara" w:date="2021-12-03T07:27:00Z" w:id="30">
    <w:p w:rsidR="57DD8464" w:rsidRDefault="57DD8464" w14:paraId="77D322E5" w14:textId="71DD4A08">
      <w:r>
        <w:t>I figured since we explained this in the benchmarking section, that the appendix could just be a reference to the technical schematics, but I guess we could restate that paragraph here and write a few additional sentences. Thank you for the feedback.</w:t>
      </w:r>
      <w:r>
        <w:annotationRef/>
      </w:r>
    </w:p>
  </w:comment>
</w:comments>
</file>

<file path=word/commentsExtended.xml><?xml version="1.0" encoding="utf-8"?>
<w15:commentsEx xmlns:mc="http://schemas.openxmlformats.org/markup-compatibility/2006" xmlns:w15="http://schemas.microsoft.com/office/word/2012/wordml" mc:Ignorable="w15">
  <w15:commentEx w15:done="1" w15:paraId="1C1B78C0"/>
  <w15:commentEx w15:done="1" w15:paraId="34D117E2"/>
  <w15:commentEx w15:done="0" w15:paraId="64C4379A"/>
  <w15:commentEx w15:done="1" w15:paraId="402D9C64"/>
  <w15:commentEx w15:done="0" w15:paraId="7D2E2961"/>
  <w15:commentEx w15:done="1" w15:paraId="3CBDC1DD"/>
  <w15:commentEx w15:done="0" w15:paraId="65EA438E"/>
  <w15:commentEx w15:done="0" w15:paraId="54F15CAC"/>
  <w15:commentEx w15:done="0" w15:paraId="7E64F5DB" w15:paraIdParent="54F15CAC"/>
  <w15:commentEx w15:done="0" w15:paraId="2F8BE91D"/>
  <w15:commentEx w15:done="1" w15:paraId="73579C79"/>
  <w15:commentEx w15:done="0" w15:paraId="6B972FBC"/>
  <w15:commentEx w15:done="1" w15:paraId="686547F5"/>
  <w15:commentEx w15:done="0" w15:paraId="08FABCE9"/>
  <w15:commentEx w15:done="0" w15:paraId="54C3060B" w15:paraIdParent="08FABCE9"/>
  <w15:commentEx w15:done="1" w15:paraId="38EB18E4"/>
  <w15:commentEx w15:done="0" w15:paraId="6D8153D0"/>
  <w15:commentEx w15:done="0" w15:paraId="3877BE93"/>
  <w15:commentEx w15:done="0" w15:paraId="017992BA" w15:paraIdParent="3877BE93"/>
  <w15:commentEx w15:done="0" w15:paraId="5972630D"/>
  <w15:commentEx w15:done="0" w15:paraId="77D322E5" w15:paraIdParent="5972630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349EA85" w16cex:dateUtc="2021-12-03T13:27:00Z"/>
  <w16cex:commentExtensible w16cex:durableId="31CC5512" w16cex:dateUtc="2021-12-03T13:26:00Z"/>
  <w16cex:commentExtensible w16cex:durableId="410881A8" w16cex:dateUtc="2021-12-03T13:29:00Z"/>
  <w16cex:commentExtensible w16cex:durableId="765A172B" w16cex:dateUtc="2021-12-03T13:30:00Z"/>
  <w16cex:commentExtensible w16cex:durableId="38A2508B" w16cex:dateUtc="2021-12-03T13:32:00Z"/>
  <w16cex:commentExtensible w16cex:durableId="0DAE485F" w16cex:dateUtc="2021-12-03T13:36:00Z"/>
  <w16cex:commentExtensible w16cex:durableId="619DD114" w16cex:dateUtc="2021-12-03T13:44:00Z"/>
  <w16cex:commentExtensible w16cex:durableId="51F3159A" w16cex:dateUtc="2021-12-03T13:45:00Z"/>
  <w16cex:commentExtensible w16cex:durableId="09972C92" w16cex:dateUtc="2021-12-03T15:33:00Z"/>
  <w16cex:commentExtensible w16cex:durableId="4D9C4188" w16cex:dateUtc="2021-12-03T13:47:00Z"/>
  <w16cex:commentExtensible w16cex:durableId="262B6D2F" w16cex:dateUtc="2021-12-03T13:48:00Z"/>
  <w16cex:commentExtensible w16cex:durableId="2005D0EC" w16cex:dateUtc="2021-12-03T13:53:00Z"/>
  <w16cex:commentExtensible w16cex:durableId="78F6D690" w16cex:dateUtc="2021-12-03T13:54:00Z"/>
  <w16cex:commentExtensible w16cex:durableId="3AF2B572" w16cex:dateUtc="2021-12-03T13:55:00Z"/>
  <w16cex:commentExtensible w16cex:durableId="55A9E95D" w16cex:dateUtc="2021-12-03T15:24:00Z"/>
  <w16cex:commentExtensible w16cex:durableId="59BFC475" w16cex:dateUtc="2021-12-03T13:56:00Z"/>
  <w16cex:commentExtensible w16cex:durableId="42977252" w16cex:dateUtc="2021-12-03T14:05:00Z"/>
  <w16cex:commentExtensible w16cex:durableId="48EF3B3F" w16cex:dateUtc="2021-12-03T14:06:00Z"/>
  <w16cex:commentExtensible w16cex:durableId="0748B5B5" w16cex:dateUtc="2021-12-03T15:28:00Z"/>
  <w16cex:commentExtensible w16cex:durableId="3BFE313A" w16cex:dateUtc="2021-12-03T13:59:00Z"/>
  <w16cex:commentExtensible w16cex:durableId="0262EB72" w16cex:dateUtc="2021-12-03T15:27:00Z"/>
</w16cex:commentsExtensible>
</file>

<file path=word/commentsIds.xml><?xml version="1.0" encoding="utf-8"?>
<w16cid:commentsIds xmlns:mc="http://schemas.openxmlformats.org/markup-compatibility/2006" xmlns:w16cid="http://schemas.microsoft.com/office/word/2016/wordml/cid" mc:Ignorable="w16cid">
  <w16cid:commentId w16cid:paraId="1C1B78C0" w16cid:durableId="7349EA85"/>
  <w16cid:commentId w16cid:paraId="34D117E2" w16cid:durableId="31CC5512"/>
  <w16cid:commentId w16cid:paraId="64C4379A" w16cid:durableId="410881A8"/>
  <w16cid:commentId w16cid:paraId="402D9C64" w16cid:durableId="765A172B"/>
  <w16cid:commentId w16cid:paraId="7D2E2961" w16cid:durableId="38A2508B"/>
  <w16cid:commentId w16cid:paraId="3CBDC1DD" w16cid:durableId="0DAE485F"/>
  <w16cid:commentId w16cid:paraId="65EA438E" w16cid:durableId="619DD114"/>
  <w16cid:commentId w16cid:paraId="54F15CAC" w16cid:durableId="51F3159A"/>
  <w16cid:commentId w16cid:paraId="7E64F5DB" w16cid:durableId="09972C92"/>
  <w16cid:commentId w16cid:paraId="2F8BE91D" w16cid:durableId="4D9C4188"/>
  <w16cid:commentId w16cid:paraId="73579C79" w16cid:durableId="262B6D2F"/>
  <w16cid:commentId w16cid:paraId="6B972FBC" w16cid:durableId="2005D0EC"/>
  <w16cid:commentId w16cid:paraId="686547F5" w16cid:durableId="78F6D690"/>
  <w16cid:commentId w16cid:paraId="08FABCE9" w16cid:durableId="3AF2B572"/>
  <w16cid:commentId w16cid:paraId="54C3060B" w16cid:durableId="55A9E95D"/>
  <w16cid:commentId w16cid:paraId="38EB18E4" w16cid:durableId="59BFC475"/>
  <w16cid:commentId w16cid:paraId="6D8153D0" w16cid:durableId="42977252"/>
  <w16cid:commentId w16cid:paraId="3877BE93" w16cid:durableId="48EF3B3F"/>
  <w16cid:commentId w16cid:paraId="017992BA" w16cid:durableId="0748B5B5"/>
  <w16cid:commentId w16cid:paraId="5972630D" w16cid:durableId="3BFE313A"/>
  <w16cid:commentId w16cid:paraId="77D322E5" w16cid:durableId="0262EB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4AE8" w:rsidP="0059197F" w:rsidRDefault="00384AE8" w14:paraId="10235D28" w14:textId="77777777">
      <w:r>
        <w:separator/>
      </w:r>
    </w:p>
  </w:endnote>
  <w:endnote w:type="continuationSeparator" w:id="0">
    <w:p w:rsidR="00384AE8" w:rsidP="0059197F" w:rsidRDefault="00384AE8" w14:paraId="628B4391" w14:textId="77777777">
      <w:r>
        <w:continuationSeparator/>
      </w:r>
    </w:p>
  </w:endnote>
  <w:endnote w:type="continuationNotice" w:id="1">
    <w:p w:rsidR="00384AE8" w:rsidRDefault="00384AE8" w14:paraId="4A34020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197F" w:rsidRDefault="0059197F" w14:paraId="449327A2" w14:textId="6AC304E4">
    <w:pPr>
      <w:pStyle w:val="Footer"/>
    </w:pPr>
    <w:r>
      <w:t>Rev 21</w:t>
    </w:r>
    <w:r w:rsidR="00E70059">
      <w:t>1021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4AE8" w:rsidP="0059197F" w:rsidRDefault="00384AE8" w14:paraId="5DC8BC79" w14:textId="77777777">
      <w:r>
        <w:separator/>
      </w:r>
    </w:p>
  </w:footnote>
  <w:footnote w:type="continuationSeparator" w:id="0">
    <w:p w:rsidR="00384AE8" w:rsidP="0059197F" w:rsidRDefault="00384AE8" w14:paraId="2894A918" w14:textId="77777777">
      <w:r>
        <w:continuationSeparator/>
      </w:r>
    </w:p>
  </w:footnote>
  <w:footnote w:type="continuationNotice" w:id="1">
    <w:p w:rsidR="00384AE8" w:rsidRDefault="00384AE8" w14:paraId="114C8B4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DD8464" w:rsidTr="57DD8464" w14:paraId="75A762B0" w14:textId="77777777">
      <w:tc>
        <w:tcPr>
          <w:tcW w:w="3120" w:type="dxa"/>
        </w:tcPr>
        <w:p w:rsidR="57DD8464" w:rsidP="57DD8464" w:rsidRDefault="57DD8464" w14:paraId="55B9132A" w14:textId="2EA6A51E">
          <w:pPr>
            <w:pStyle w:val="Header"/>
            <w:ind w:left="-115"/>
            <w:rPr>
              <w:rFonts w:eastAsia="Yu Mincho"/>
            </w:rPr>
          </w:pPr>
        </w:p>
      </w:tc>
      <w:tc>
        <w:tcPr>
          <w:tcW w:w="3120" w:type="dxa"/>
        </w:tcPr>
        <w:p w:rsidR="57DD8464" w:rsidP="57DD8464" w:rsidRDefault="57DD8464" w14:paraId="0A16C7CA" w14:textId="70AEED75">
          <w:pPr>
            <w:pStyle w:val="Header"/>
            <w:jc w:val="center"/>
            <w:rPr>
              <w:rFonts w:eastAsia="Yu Mincho"/>
            </w:rPr>
          </w:pPr>
        </w:p>
      </w:tc>
      <w:tc>
        <w:tcPr>
          <w:tcW w:w="3120" w:type="dxa"/>
        </w:tcPr>
        <w:p w:rsidR="57DD8464" w:rsidP="57DD8464" w:rsidRDefault="57DD8464" w14:paraId="228B372E" w14:textId="4446CF45">
          <w:pPr>
            <w:pStyle w:val="Header"/>
            <w:ind w:right="-115"/>
            <w:jc w:val="right"/>
            <w:rPr>
              <w:rFonts w:eastAsia="Yu Mincho"/>
            </w:rPr>
          </w:pPr>
        </w:p>
      </w:tc>
    </w:tr>
  </w:tbl>
  <w:p w:rsidR="00B77DEA" w:rsidRDefault="00B77DEA" w14:paraId="702E86E0" w14:textId="4B0F76FF">
    <w:pPr>
      <w:pStyle w:val="Header"/>
      <w:rPr>
        <w:rFonts w:eastAsia="Yu Mincho"/>
      </w:rPr>
    </w:pPr>
  </w:p>
</w:hdr>
</file>

<file path=word/intelligence.xml><?xml version="1.0" encoding="utf-8"?>
<int:Intelligence xmlns:int="http://schemas.microsoft.com/office/intelligence/2019/intelligence">
  <int:IntelligenceSettings/>
  <int:Manifest>
    <int:ParagraphRange paragraphId="928608156" textId="126523793" start="90" length="10" invalidationStart="90" invalidationLength="10" id="xAr4QCN1"/>
    <int:ParagraphRange paragraphId="585086871" textId="730302110" start="25" length="6" invalidationStart="25" invalidationLength="6" id="uUL8Udz3"/>
    <int:ParagraphRange paragraphId="1482770816" textId="653742828" start="25" length="6" invalidationStart="25" invalidationLength="6" id="jvXhBfgw"/>
    <int:ParagraphRange paragraphId="1123090166" textId="1938398039" start="1" length="10" invalidationStart="1" invalidationLength="10" id="ckWiFRbC"/>
    <int:WordHash hashCode="qKl46emG22gRJ9" id="8k3TYWlr"/>
    <int:WordHash hashCode="9AiJ5HYDM4zI5w" id="J+VbOfPM"/>
    <int:WordHash hashCode="kvuZDB/Yq91p7r" id="x5p32jqp"/>
    <int:WordHash hashCode="+Hh3pWPZVrH03g" id="LQIimXXk"/>
    <int:WordHash hashCode="veSAVrlepoVQkz" id="gGIqLbBl"/>
    <int:WordHash hashCode="ClWkXROq5wavHf" id="CLeye2mS"/>
    <int:WordHash hashCode="T7qwTor55O/AzD" id="C9N4Q9DP"/>
    <int:WordHash hashCode="47iSv8KidIe19V" id="LusZmtT0"/>
    <int:WordHash hashCode="1vAsRzg8STWTqp" id="4spU+fgd"/>
    <int:WordHash hashCode="PIpEjvnwaAuFsw" id="lS7O2qS0"/>
    <int:WordHash hashCode="a5QuKDH5csIuKw" id="GBQqkbdx"/>
    <int:WordHash hashCode="Obu2Ef3dkLwAYg" id="dEnwVhhL"/>
    <int:WordHash hashCode="vIAI7sbmPlhgjO" id="clUGP/UA"/>
  </int:Manifest>
  <int:Observations>
    <int:Content id="xAr4QCN1">
      <int:Rejection type="LegacyProofing"/>
    </int:Content>
    <int:Content id="uUL8Udz3">
      <int:Rejection type="LegacyProofing"/>
    </int:Content>
    <int:Content id="jvXhBfgw">
      <int:Rejection type="LegacyProofing"/>
    </int:Content>
    <int:Content id="ckWiFRbC">
      <int:Rejection type="LegacyProofing"/>
    </int:Content>
    <int:Content id="8k3TYWlr">
      <int:Rejection type="AugLoop_Text_Critique"/>
    </int:Content>
    <int:Content id="J+VbOfPM">
      <int:Rejection type="LegacyProofing"/>
    </int:Content>
    <int:Content id="x5p32jqp">
      <int:Rejection type="LegacyProofing"/>
    </int:Content>
    <int:Content id="LQIimXXk">
      <int:Rejection type="LegacyProofing"/>
    </int:Content>
    <int:Content id="gGIqLbBl">
      <int:Rejection type="LegacyProofing"/>
    </int:Content>
    <int:Content id="CLeye2mS">
      <int:Rejection type="LegacyProofing"/>
    </int:Content>
    <int:Content id="C9N4Q9DP">
      <int:Rejection type="LegacyProofing"/>
    </int:Content>
    <int:Content id="LusZmtT0">
      <int:Rejection type="LegacyProofing"/>
    </int:Content>
    <int:Content id="4spU+fgd">
      <int:Rejection type="LegacyProofing"/>
    </int:Content>
    <int:Content id="lS7O2qS0">
      <int:Rejection type="LegacyProofing"/>
    </int:Content>
    <int:Content id="GBQqkbdx">
      <int:Rejection type="LegacyProofing"/>
    </int:Content>
    <int:Content id="dEnwVhhL">
      <int:Rejection type="LegacyProofing"/>
    </int:Content>
    <int:Content id="clUGP/UA">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21D4"/>
    <w:multiLevelType w:val="hybridMultilevel"/>
    <w:tmpl w:val="FFFFFFFF"/>
    <w:lvl w:ilvl="0" w:tplc="0F104064">
      <w:start w:val="1"/>
      <w:numFmt w:val="bullet"/>
      <w:lvlText w:val=""/>
      <w:lvlJc w:val="left"/>
      <w:pPr>
        <w:ind w:left="720" w:hanging="360"/>
      </w:pPr>
      <w:rPr>
        <w:rFonts w:hint="default" w:ascii="Symbol" w:hAnsi="Symbol"/>
      </w:rPr>
    </w:lvl>
    <w:lvl w:ilvl="1" w:tplc="8BBAC00A">
      <w:start w:val="1"/>
      <w:numFmt w:val="bullet"/>
      <w:lvlText w:val="o"/>
      <w:lvlJc w:val="left"/>
      <w:pPr>
        <w:ind w:left="1440" w:hanging="360"/>
      </w:pPr>
      <w:rPr>
        <w:rFonts w:hint="default" w:ascii="Courier New" w:hAnsi="Courier New"/>
      </w:rPr>
    </w:lvl>
    <w:lvl w:ilvl="2" w:tplc="FB2A2BF8">
      <w:start w:val="1"/>
      <w:numFmt w:val="bullet"/>
      <w:lvlText w:val=""/>
      <w:lvlJc w:val="left"/>
      <w:pPr>
        <w:ind w:left="2160" w:hanging="360"/>
      </w:pPr>
      <w:rPr>
        <w:rFonts w:hint="default" w:ascii="Wingdings" w:hAnsi="Wingdings"/>
      </w:rPr>
    </w:lvl>
    <w:lvl w:ilvl="3" w:tplc="0D40A120">
      <w:start w:val="1"/>
      <w:numFmt w:val="bullet"/>
      <w:lvlText w:val=""/>
      <w:lvlJc w:val="left"/>
      <w:pPr>
        <w:ind w:left="2880" w:hanging="360"/>
      </w:pPr>
      <w:rPr>
        <w:rFonts w:hint="default" w:ascii="Symbol" w:hAnsi="Symbol"/>
      </w:rPr>
    </w:lvl>
    <w:lvl w:ilvl="4" w:tplc="DA64D2E2">
      <w:start w:val="1"/>
      <w:numFmt w:val="bullet"/>
      <w:lvlText w:val="o"/>
      <w:lvlJc w:val="left"/>
      <w:pPr>
        <w:ind w:left="3600" w:hanging="360"/>
      </w:pPr>
      <w:rPr>
        <w:rFonts w:hint="default" w:ascii="Courier New" w:hAnsi="Courier New"/>
      </w:rPr>
    </w:lvl>
    <w:lvl w:ilvl="5" w:tplc="ACD62B3C">
      <w:start w:val="1"/>
      <w:numFmt w:val="bullet"/>
      <w:lvlText w:val=""/>
      <w:lvlJc w:val="left"/>
      <w:pPr>
        <w:ind w:left="4320" w:hanging="360"/>
      </w:pPr>
      <w:rPr>
        <w:rFonts w:hint="default" w:ascii="Wingdings" w:hAnsi="Wingdings"/>
      </w:rPr>
    </w:lvl>
    <w:lvl w:ilvl="6" w:tplc="0450E4DA">
      <w:start w:val="1"/>
      <w:numFmt w:val="bullet"/>
      <w:lvlText w:val=""/>
      <w:lvlJc w:val="left"/>
      <w:pPr>
        <w:ind w:left="5040" w:hanging="360"/>
      </w:pPr>
      <w:rPr>
        <w:rFonts w:hint="default" w:ascii="Symbol" w:hAnsi="Symbol"/>
      </w:rPr>
    </w:lvl>
    <w:lvl w:ilvl="7" w:tplc="2C922DAA">
      <w:start w:val="1"/>
      <w:numFmt w:val="bullet"/>
      <w:lvlText w:val="o"/>
      <w:lvlJc w:val="left"/>
      <w:pPr>
        <w:ind w:left="5760" w:hanging="360"/>
      </w:pPr>
      <w:rPr>
        <w:rFonts w:hint="default" w:ascii="Courier New" w:hAnsi="Courier New"/>
      </w:rPr>
    </w:lvl>
    <w:lvl w:ilvl="8" w:tplc="229ACCAC">
      <w:start w:val="1"/>
      <w:numFmt w:val="bullet"/>
      <w:lvlText w:val=""/>
      <w:lvlJc w:val="left"/>
      <w:pPr>
        <w:ind w:left="6480" w:hanging="360"/>
      </w:pPr>
      <w:rPr>
        <w:rFonts w:hint="default" w:ascii="Wingdings" w:hAnsi="Wingdings"/>
      </w:rPr>
    </w:lvl>
  </w:abstractNum>
  <w:abstractNum w:abstractNumId="1" w15:restartNumberingAfterBreak="0">
    <w:nsid w:val="08DD24F2"/>
    <w:multiLevelType w:val="hybridMultilevel"/>
    <w:tmpl w:val="FFFFFFFF"/>
    <w:lvl w:ilvl="0" w:tplc="1D267E68">
      <w:start w:val="1"/>
      <w:numFmt w:val="bullet"/>
      <w:lvlText w:val=""/>
      <w:lvlJc w:val="left"/>
      <w:pPr>
        <w:ind w:left="720" w:hanging="360"/>
      </w:pPr>
      <w:rPr>
        <w:rFonts w:hint="default" w:ascii="Symbol" w:hAnsi="Symbol"/>
      </w:rPr>
    </w:lvl>
    <w:lvl w:ilvl="1" w:tplc="C970613E">
      <w:start w:val="1"/>
      <w:numFmt w:val="bullet"/>
      <w:lvlText w:val="o"/>
      <w:lvlJc w:val="left"/>
      <w:pPr>
        <w:ind w:left="1440" w:hanging="360"/>
      </w:pPr>
      <w:rPr>
        <w:rFonts w:hint="default" w:ascii="Courier New" w:hAnsi="Courier New"/>
      </w:rPr>
    </w:lvl>
    <w:lvl w:ilvl="2" w:tplc="E0BE893E">
      <w:start w:val="1"/>
      <w:numFmt w:val="bullet"/>
      <w:lvlText w:val=""/>
      <w:lvlJc w:val="left"/>
      <w:pPr>
        <w:ind w:left="2160" w:hanging="360"/>
      </w:pPr>
      <w:rPr>
        <w:rFonts w:hint="default" w:ascii="Symbol" w:hAnsi="Symbol"/>
      </w:rPr>
    </w:lvl>
    <w:lvl w:ilvl="3" w:tplc="80722258">
      <w:start w:val="1"/>
      <w:numFmt w:val="bullet"/>
      <w:lvlText w:val=""/>
      <w:lvlJc w:val="left"/>
      <w:pPr>
        <w:ind w:left="2880" w:hanging="360"/>
      </w:pPr>
      <w:rPr>
        <w:rFonts w:hint="default" w:ascii="Symbol" w:hAnsi="Symbol"/>
      </w:rPr>
    </w:lvl>
    <w:lvl w:ilvl="4" w:tplc="F13AE11C">
      <w:start w:val="1"/>
      <w:numFmt w:val="bullet"/>
      <w:lvlText w:val="o"/>
      <w:lvlJc w:val="left"/>
      <w:pPr>
        <w:ind w:left="3600" w:hanging="360"/>
      </w:pPr>
      <w:rPr>
        <w:rFonts w:hint="default" w:ascii="Courier New" w:hAnsi="Courier New"/>
      </w:rPr>
    </w:lvl>
    <w:lvl w:ilvl="5" w:tplc="6E2049D6">
      <w:start w:val="1"/>
      <w:numFmt w:val="bullet"/>
      <w:lvlText w:val=""/>
      <w:lvlJc w:val="left"/>
      <w:pPr>
        <w:ind w:left="4320" w:hanging="360"/>
      </w:pPr>
      <w:rPr>
        <w:rFonts w:hint="default" w:ascii="Wingdings" w:hAnsi="Wingdings"/>
      </w:rPr>
    </w:lvl>
    <w:lvl w:ilvl="6" w:tplc="E86E82BA">
      <w:start w:val="1"/>
      <w:numFmt w:val="bullet"/>
      <w:lvlText w:val=""/>
      <w:lvlJc w:val="left"/>
      <w:pPr>
        <w:ind w:left="5040" w:hanging="360"/>
      </w:pPr>
      <w:rPr>
        <w:rFonts w:hint="default" w:ascii="Symbol" w:hAnsi="Symbol"/>
      </w:rPr>
    </w:lvl>
    <w:lvl w:ilvl="7" w:tplc="8360989C">
      <w:start w:val="1"/>
      <w:numFmt w:val="bullet"/>
      <w:lvlText w:val="o"/>
      <w:lvlJc w:val="left"/>
      <w:pPr>
        <w:ind w:left="5760" w:hanging="360"/>
      </w:pPr>
      <w:rPr>
        <w:rFonts w:hint="default" w:ascii="Courier New" w:hAnsi="Courier New"/>
      </w:rPr>
    </w:lvl>
    <w:lvl w:ilvl="8" w:tplc="11AC6168">
      <w:start w:val="1"/>
      <w:numFmt w:val="bullet"/>
      <w:lvlText w:val=""/>
      <w:lvlJc w:val="left"/>
      <w:pPr>
        <w:ind w:left="6480" w:hanging="360"/>
      </w:pPr>
      <w:rPr>
        <w:rFonts w:hint="default" w:ascii="Wingdings" w:hAnsi="Wingdings"/>
      </w:rPr>
    </w:lvl>
  </w:abstractNum>
  <w:abstractNum w:abstractNumId="2" w15:restartNumberingAfterBreak="0">
    <w:nsid w:val="0C13790D"/>
    <w:multiLevelType w:val="hybridMultilevel"/>
    <w:tmpl w:val="FFFFFFFF"/>
    <w:lvl w:ilvl="0" w:tplc="955C8E4C">
      <w:start w:val="1"/>
      <w:numFmt w:val="bullet"/>
      <w:lvlText w:val=""/>
      <w:lvlJc w:val="left"/>
      <w:pPr>
        <w:ind w:left="720" w:hanging="360"/>
      </w:pPr>
      <w:rPr>
        <w:rFonts w:hint="default" w:ascii="Symbol" w:hAnsi="Symbol"/>
      </w:rPr>
    </w:lvl>
    <w:lvl w:ilvl="1" w:tplc="747E90AC">
      <w:start w:val="1"/>
      <w:numFmt w:val="bullet"/>
      <w:lvlText w:val="o"/>
      <w:lvlJc w:val="left"/>
      <w:pPr>
        <w:ind w:left="1440" w:hanging="360"/>
      </w:pPr>
      <w:rPr>
        <w:rFonts w:hint="default" w:ascii="Courier New" w:hAnsi="Courier New"/>
      </w:rPr>
    </w:lvl>
    <w:lvl w:ilvl="2" w:tplc="7FCAFEF8">
      <w:start w:val="1"/>
      <w:numFmt w:val="bullet"/>
      <w:lvlText w:val=""/>
      <w:lvlJc w:val="left"/>
      <w:pPr>
        <w:ind w:left="2160" w:hanging="360"/>
      </w:pPr>
      <w:rPr>
        <w:rFonts w:hint="default" w:ascii="Symbol" w:hAnsi="Symbol"/>
      </w:rPr>
    </w:lvl>
    <w:lvl w:ilvl="3" w:tplc="2452A5CC">
      <w:start w:val="1"/>
      <w:numFmt w:val="bullet"/>
      <w:lvlText w:val=""/>
      <w:lvlJc w:val="left"/>
      <w:pPr>
        <w:ind w:left="2880" w:hanging="360"/>
      </w:pPr>
      <w:rPr>
        <w:rFonts w:hint="default" w:ascii="Symbol" w:hAnsi="Symbol"/>
      </w:rPr>
    </w:lvl>
    <w:lvl w:ilvl="4" w:tplc="FBBCE878">
      <w:start w:val="1"/>
      <w:numFmt w:val="bullet"/>
      <w:lvlText w:val="o"/>
      <w:lvlJc w:val="left"/>
      <w:pPr>
        <w:ind w:left="3600" w:hanging="360"/>
      </w:pPr>
      <w:rPr>
        <w:rFonts w:hint="default" w:ascii="Courier New" w:hAnsi="Courier New"/>
      </w:rPr>
    </w:lvl>
    <w:lvl w:ilvl="5" w:tplc="E7509EFE">
      <w:start w:val="1"/>
      <w:numFmt w:val="bullet"/>
      <w:lvlText w:val=""/>
      <w:lvlJc w:val="left"/>
      <w:pPr>
        <w:ind w:left="4320" w:hanging="360"/>
      </w:pPr>
      <w:rPr>
        <w:rFonts w:hint="default" w:ascii="Wingdings" w:hAnsi="Wingdings"/>
      </w:rPr>
    </w:lvl>
    <w:lvl w:ilvl="6" w:tplc="2158B514">
      <w:start w:val="1"/>
      <w:numFmt w:val="bullet"/>
      <w:lvlText w:val=""/>
      <w:lvlJc w:val="left"/>
      <w:pPr>
        <w:ind w:left="5040" w:hanging="360"/>
      </w:pPr>
      <w:rPr>
        <w:rFonts w:hint="default" w:ascii="Symbol" w:hAnsi="Symbol"/>
      </w:rPr>
    </w:lvl>
    <w:lvl w:ilvl="7" w:tplc="63008E9E">
      <w:start w:val="1"/>
      <w:numFmt w:val="bullet"/>
      <w:lvlText w:val="o"/>
      <w:lvlJc w:val="left"/>
      <w:pPr>
        <w:ind w:left="5760" w:hanging="360"/>
      </w:pPr>
      <w:rPr>
        <w:rFonts w:hint="default" w:ascii="Courier New" w:hAnsi="Courier New"/>
      </w:rPr>
    </w:lvl>
    <w:lvl w:ilvl="8" w:tplc="E90E827A">
      <w:start w:val="1"/>
      <w:numFmt w:val="bullet"/>
      <w:lvlText w:val=""/>
      <w:lvlJc w:val="left"/>
      <w:pPr>
        <w:ind w:left="6480" w:hanging="360"/>
      </w:pPr>
      <w:rPr>
        <w:rFonts w:hint="default" w:ascii="Wingdings" w:hAnsi="Wingdings"/>
      </w:rPr>
    </w:lvl>
  </w:abstractNum>
  <w:abstractNum w:abstractNumId="3" w15:restartNumberingAfterBreak="0">
    <w:nsid w:val="0C170E9C"/>
    <w:multiLevelType w:val="hybridMultilevel"/>
    <w:tmpl w:val="FFFFFFFF"/>
    <w:lvl w:ilvl="0" w:tplc="5EF8DDFC">
      <w:start w:val="1"/>
      <w:numFmt w:val="bullet"/>
      <w:lvlText w:val=""/>
      <w:lvlJc w:val="left"/>
      <w:pPr>
        <w:ind w:left="720" w:hanging="360"/>
      </w:pPr>
      <w:rPr>
        <w:rFonts w:hint="default" w:ascii="Symbol" w:hAnsi="Symbol"/>
      </w:rPr>
    </w:lvl>
    <w:lvl w:ilvl="1" w:tplc="9B3A6508">
      <w:start w:val="1"/>
      <w:numFmt w:val="bullet"/>
      <w:lvlText w:val="o"/>
      <w:lvlJc w:val="left"/>
      <w:pPr>
        <w:ind w:left="1440" w:hanging="360"/>
      </w:pPr>
      <w:rPr>
        <w:rFonts w:hint="default" w:ascii="Courier New" w:hAnsi="Courier New"/>
      </w:rPr>
    </w:lvl>
    <w:lvl w:ilvl="2" w:tplc="5B2AE6D4">
      <w:start w:val="1"/>
      <w:numFmt w:val="bullet"/>
      <w:lvlText w:val=""/>
      <w:lvlJc w:val="left"/>
      <w:pPr>
        <w:ind w:left="2160" w:hanging="360"/>
      </w:pPr>
      <w:rPr>
        <w:rFonts w:hint="default" w:ascii="Symbol" w:hAnsi="Symbol"/>
      </w:rPr>
    </w:lvl>
    <w:lvl w:ilvl="3" w:tplc="D5325556">
      <w:start w:val="1"/>
      <w:numFmt w:val="bullet"/>
      <w:lvlText w:val=""/>
      <w:lvlJc w:val="left"/>
      <w:pPr>
        <w:ind w:left="2880" w:hanging="360"/>
      </w:pPr>
      <w:rPr>
        <w:rFonts w:hint="default" w:ascii="Symbol" w:hAnsi="Symbol"/>
      </w:rPr>
    </w:lvl>
    <w:lvl w:ilvl="4" w:tplc="5E647CD6">
      <w:start w:val="1"/>
      <w:numFmt w:val="bullet"/>
      <w:lvlText w:val="o"/>
      <w:lvlJc w:val="left"/>
      <w:pPr>
        <w:ind w:left="3600" w:hanging="360"/>
      </w:pPr>
      <w:rPr>
        <w:rFonts w:hint="default" w:ascii="Courier New" w:hAnsi="Courier New"/>
      </w:rPr>
    </w:lvl>
    <w:lvl w:ilvl="5" w:tplc="B952FD24">
      <w:start w:val="1"/>
      <w:numFmt w:val="bullet"/>
      <w:lvlText w:val=""/>
      <w:lvlJc w:val="left"/>
      <w:pPr>
        <w:ind w:left="4320" w:hanging="360"/>
      </w:pPr>
      <w:rPr>
        <w:rFonts w:hint="default" w:ascii="Wingdings" w:hAnsi="Wingdings"/>
      </w:rPr>
    </w:lvl>
    <w:lvl w:ilvl="6" w:tplc="F04AFD90">
      <w:start w:val="1"/>
      <w:numFmt w:val="bullet"/>
      <w:lvlText w:val=""/>
      <w:lvlJc w:val="left"/>
      <w:pPr>
        <w:ind w:left="5040" w:hanging="360"/>
      </w:pPr>
      <w:rPr>
        <w:rFonts w:hint="default" w:ascii="Symbol" w:hAnsi="Symbol"/>
      </w:rPr>
    </w:lvl>
    <w:lvl w:ilvl="7" w:tplc="283CE66A">
      <w:start w:val="1"/>
      <w:numFmt w:val="bullet"/>
      <w:lvlText w:val="o"/>
      <w:lvlJc w:val="left"/>
      <w:pPr>
        <w:ind w:left="5760" w:hanging="360"/>
      </w:pPr>
      <w:rPr>
        <w:rFonts w:hint="default" w:ascii="Courier New" w:hAnsi="Courier New"/>
      </w:rPr>
    </w:lvl>
    <w:lvl w:ilvl="8" w:tplc="0E146B7E">
      <w:start w:val="1"/>
      <w:numFmt w:val="bullet"/>
      <w:lvlText w:val=""/>
      <w:lvlJc w:val="left"/>
      <w:pPr>
        <w:ind w:left="6480" w:hanging="360"/>
      </w:pPr>
      <w:rPr>
        <w:rFonts w:hint="default" w:ascii="Wingdings" w:hAnsi="Wingdings"/>
      </w:rPr>
    </w:lvl>
  </w:abstractNum>
  <w:abstractNum w:abstractNumId="4" w15:restartNumberingAfterBreak="0">
    <w:nsid w:val="0E82446E"/>
    <w:multiLevelType w:val="hybridMultilevel"/>
    <w:tmpl w:val="FFFFFFFF"/>
    <w:lvl w:ilvl="0" w:tplc="D4149A3E">
      <w:start w:val="1"/>
      <w:numFmt w:val="bullet"/>
      <w:lvlText w:val=""/>
      <w:lvlJc w:val="left"/>
      <w:pPr>
        <w:ind w:left="720" w:hanging="360"/>
      </w:pPr>
      <w:rPr>
        <w:rFonts w:hint="default" w:ascii="Symbol" w:hAnsi="Symbol"/>
      </w:rPr>
    </w:lvl>
    <w:lvl w:ilvl="1" w:tplc="B40A8700">
      <w:start w:val="1"/>
      <w:numFmt w:val="bullet"/>
      <w:lvlText w:val="o"/>
      <w:lvlJc w:val="left"/>
      <w:pPr>
        <w:ind w:left="1440" w:hanging="360"/>
      </w:pPr>
      <w:rPr>
        <w:rFonts w:hint="default" w:ascii="Courier New" w:hAnsi="Courier New"/>
      </w:rPr>
    </w:lvl>
    <w:lvl w:ilvl="2" w:tplc="9904C3A6">
      <w:start w:val="1"/>
      <w:numFmt w:val="bullet"/>
      <w:lvlText w:val=""/>
      <w:lvlJc w:val="left"/>
      <w:pPr>
        <w:ind w:left="2160" w:hanging="360"/>
      </w:pPr>
      <w:rPr>
        <w:rFonts w:hint="default" w:ascii="Wingdings" w:hAnsi="Wingdings"/>
      </w:rPr>
    </w:lvl>
    <w:lvl w:ilvl="3" w:tplc="54D8464A">
      <w:start w:val="1"/>
      <w:numFmt w:val="bullet"/>
      <w:lvlText w:val=""/>
      <w:lvlJc w:val="left"/>
      <w:pPr>
        <w:ind w:left="2880" w:hanging="360"/>
      </w:pPr>
      <w:rPr>
        <w:rFonts w:hint="default" w:ascii="Symbol" w:hAnsi="Symbol"/>
      </w:rPr>
    </w:lvl>
    <w:lvl w:ilvl="4" w:tplc="ED54720E">
      <w:start w:val="1"/>
      <w:numFmt w:val="bullet"/>
      <w:lvlText w:val="o"/>
      <w:lvlJc w:val="left"/>
      <w:pPr>
        <w:ind w:left="3600" w:hanging="360"/>
      </w:pPr>
      <w:rPr>
        <w:rFonts w:hint="default" w:ascii="Courier New" w:hAnsi="Courier New"/>
      </w:rPr>
    </w:lvl>
    <w:lvl w:ilvl="5" w:tplc="10A03C0A">
      <w:start w:val="1"/>
      <w:numFmt w:val="bullet"/>
      <w:lvlText w:val=""/>
      <w:lvlJc w:val="left"/>
      <w:pPr>
        <w:ind w:left="4320" w:hanging="360"/>
      </w:pPr>
      <w:rPr>
        <w:rFonts w:hint="default" w:ascii="Wingdings" w:hAnsi="Wingdings"/>
      </w:rPr>
    </w:lvl>
    <w:lvl w:ilvl="6" w:tplc="A28C46C4">
      <w:start w:val="1"/>
      <w:numFmt w:val="bullet"/>
      <w:lvlText w:val=""/>
      <w:lvlJc w:val="left"/>
      <w:pPr>
        <w:ind w:left="5040" w:hanging="360"/>
      </w:pPr>
      <w:rPr>
        <w:rFonts w:hint="default" w:ascii="Symbol" w:hAnsi="Symbol"/>
      </w:rPr>
    </w:lvl>
    <w:lvl w:ilvl="7" w:tplc="1D2C76AC">
      <w:start w:val="1"/>
      <w:numFmt w:val="bullet"/>
      <w:lvlText w:val="o"/>
      <w:lvlJc w:val="left"/>
      <w:pPr>
        <w:ind w:left="5760" w:hanging="360"/>
      </w:pPr>
      <w:rPr>
        <w:rFonts w:hint="default" w:ascii="Courier New" w:hAnsi="Courier New"/>
      </w:rPr>
    </w:lvl>
    <w:lvl w:ilvl="8" w:tplc="3168EC2A">
      <w:start w:val="1"/>
      <w:numFmt w:val="bullet"/>
      <w:lvlText w:val=""/>
      <w:lvlJc w:val="left"/>
      <w:pPr>
        <w:ind w:left="6480" w:hanging="360"/>
      </w:pPr>
      <w:rPr>
        <w:rFonts w:hint="default" w:ascii="Wingdings" w:hAnsi="Wingdings"/>
      </w:rPr>
    </w:lvl>
  </w:abstractNum>
  <w:abstractNum w:abstractNumId="5" w15:restartNumberingAfterBreak="0">
    <w:nsid w:val="0FCA64C4"/>
    <w:multiLevelType w:val="hybridMultilevel"/>
    <w:tmpl w:val="FFFFFFFF"/>
    <w:lvl w:ilvl="0" w:tplc="ED184C38">
      <w:start w:val="1"/>
      <w:numFmt w:val="bullet"/>
      <w:lvlText w:val=""/>
      <w:lvlJc w:val="left"/>
      <w:pPr>
        <w:ind w:left="720" w:hanging="360"/>
      </w:pPr>
      <w:rPr>
        <w:rFonts w:hint="default" w:ascii="Symbol" w:hAnsi="Symbol"/>
      </w:rPr>
    </w:lvl>
    <w:lvl w:ilvl="1" w:tplc="89E0FD48">
      <w:start w:val="1"/>
      <w:numFmt w:val="bullet"/>
      <w:lvlText w:val="o"/>
      <w:lvlJc w:val="left"/>
      <w:pPr>
        <w:ind w:left="1440" w:hanging="360"/>
      </w:pPr>
      <w:rPr>
        <w:rFonts w:hint="default" w:ascii="Courier New" w:hAnsi="Courier New"/>
      </w:rPr>
    </w:lvl>
    <w:lvl w:ilvl="2" w:tplc="431CEB02">
      <w:start w:val="1"/>
      <w:numFmt w:val="bullet"/>
      <w:lvlText w:val=""/>
      <w:lvlJc w:val="left"/>
      <w:pPr>
        <w:ind w:left="2160" w:hanging="360"/>
      </w:pPr>
      <w:rPr>
        <w:rFonts w:hint="default" w:ascii="Wingdings" w:hAnsi="Wingdings"/>
      </w:rPr>
    </w:lvl>
    <w:lvl w:ilvl="3" w:tplc="64CA0C7A">
      <w:start w:val="1"/>
      <w:numFmt w:val="bullet"/>
      <w:lvlText w:val=""/>
      <w:lvlJc w:val="left"/>
      <w:pPr>
        <w:ind w:left="2880" w:hanging="360"/>
      </w:pPr>
      <w:rPr>
        <w:rFonts w:hint="default" w:ascii="Symbol" w:hAnsi="Symbol"/>
      </w:rPr>
    </w:lvl>
    <w:lvl w:ilvl="4" w:tplc="EE141108">
      <w:start w:val="1"/>
      <w:numFmt w:val="bullet"/>
      <w:lvlText w:val="o"/>
      <w:lvlJc w:val="left"/>
      <w:pPr>
        <w:ind w:left="3600" w:hanging="360"/>
      </w:pPr>
      <w:rPr>
        <w:rFonts w:hint="default" w:ascii="Courier New" w:hAnsi="Courier New"/>
      </w:rPr>
    </w:lvl>
    <w:lvl w:ilvl="5" w:tplc="B09857CC">
      <w:start w:val="1"/>
      <w:numFmt w:val="bullet"/>
      <w:lvlText w:val=""/>
      <w:lvlJc w:val="left"/>
      <w:pPr>
        <w:ind w:left="4320" w:hanging="360"/>
      </w:pPr>
      <w:rPr>
        <w:rFonts w:hint="default" w:ascii="Wingdings" w:hAnsi="Wingdings"/>
      </w:rPr>
    </w:lvl>
    <w:lvl w:ilvl="6" w:tplc="A8AC6B02">
      <w:start w:val="1"/>
      <w:numFmt w:val="bullet"/>
      <w:lvlText w:val=""/>
      <w:lvlJc w:val="left"/>
      <w:pPr>
        <w:ind w:left="5040" w:hanging="360"/>
      </w:pPr>
      <w:rPr>
        <w:rFonts w:hint="default" w:ascii="Symbol" w:hAnsi="Symbol"/>
      </w:rPr>
    </w:lvl>
    <w:lvl w:ilvl="7" w:tplc="86FE22A6">
      <w:start w:val="1"/>
      <w:numFmt w:val="bullet"/>
      <w:lvlText w:val="o"/>
      <w:lvlJc w:val="left"/>
      <w:pPr>
        <w:ind w:left="5760" w:hanging="360"/>
      </w:pPr>
      <w:rPr>
        <w:rFonts w:hint="default" w:ascii="Courier New" w:hAnsi="Courier New"/>
      </w:rPr>
    </w:lvl>
    <w:lvl w:ilvl="8" w:tplc="AADEB7AE">
      <w:start w:val="1"/>
      <w:numFmt w:val="bullet"/>
      <w:lvlText w:val=""/>
      <w:lvlJc w:val="left"/>
      <w:pPr>
        <w:ind w:left="6480" w:hanging="360"/>
      </w:pPr>
      <w:rPr>
        <w:rFonts w:hint="default" w:ascii="Wingdings" w:hAnsi="Wingdings"/>
      </w:rPr>
    </w:lvl>
  </w:abstractNum>
  <w:abstractNum w:abstractNumId="6" w15:restartNumberingAfterBreak="0">
    <w:nsid w:val="11D13FEA"/>
    <w:multiLevelType w:val="hybridMultilevel"/>
    <w:tmpl w:val="FFFFFFFF"/>
    <w:lvl w:ilvl="0" w:tplc="67F45EA4">
      <w:start w:val="1"/>
      <w:numFmt w:val="bullet"/>
      <w:lvlText w:val=""/>
      <w:lvlJc w:val="left"/>
      <w:pPr>
        <w:ind w:left="720" w:hanging="360"/>
      </w:pPr>
      <w:rPr>
        <w:rFonts w:hint="default" w:ascii="Symbol" w:hAnsi="Symbol"/>
      </w:rPr>
    </w:lvl>
    <w:lvl w:ilvl="1" w:tplc="56F0CACA">
      <w:start w:val="1"/>
      <w:numFmt w:val="bullet"/>
      <w:lvlText w:val="o"/>
      <w:lvlJc w:val="left"/>
      <w:pPr>
        <w:ind w:left="1440" w:hanging="360"/>
      </w:pPr>
      <w:rPr>
        <w:rFonts w:hint="default" w:ascii="Courier New" w:hAnsi="Courier New"/>
      </w:rPr>
    </w:lvl>
    <w:lvl w:ilvl="2" w:tplc="1F6A86CC">
      <w:start w:val="1"/>
      <w:numFmt w:val="bullet"/>
      <w:lvlText w:val=""/>
      <w:lvlJc w:val="left"/>
      <w:pPr>
        <w:ind w:left="2160" w:hanging="360"/>
      </w:pPr>
      <w:rPr>
        <w:rFonts w:hint="default" w:ascii="Wingdings" w:hAnsi="Wingdings"/>
      </w:rPr>
    </w:lvl>
    <w:lvl w:ilvl="3" w:tplc="A39C1D84">
      <w:start w:val="1"/>
      <w:numFmt w:val="bullet"/>
      <w:lvlText w:val=""/>
      <w:lvlJc w:val="left"/>
      <w:pPr>
        <w:ind w:left="2880" w:hanging="360"/>
      </w:pPr>
      <w:rPr>
        <w:rFonts w:hint="default" w:ascii="Symbol" w:hAnsi="Symbol"/>
      </w:rPr>
    </w:lvl>
    <w:lvl w:ilvl="4" w:tplc="A8705D4C">
      <w:start w:val="1"/>
      <w:numFmt w:val="bullet"/>
      <w:lvlText w:val="o"/>
      <w:lvlJc w:val="left"/>
      <w:pPr>
        <w:ind w:left="3600" w:hanging="360"/>
      </w:pPr>
      <w:rPr>
        <w:rFonts w:hint="default" w:ascii="Courier New" w:hAnsi="Courier New"/>
      </w:rPr>
    </w:lvl>
    <w:lvl w:ilvl="5" w:tplc="91CCB6FC">
      <w:start w:val="1"/>
      <w:numFmt w:val="bullet"/>
      <w:lvlText w:val=""/>
      <w:lvlJc w:val="left"/>
      <w:pPr>
        <w:ind w:left="4320" w:hanging="360"/>
      </w:pPr>
      <w:rPr>
        <w:rFonts w:hint="default" w:ascii="Wingdings" w:hAnsi="Wingdings"/>
      </w:rPr>
    </w:lvl>
    <w:lvl w:ilvl="6" w:tplc="85B03270">
      <w:start w:val="1"/>
      <w:numFmt w:val="bullet"/>
      <w:lvlText w:val=""/>
      <w:lvlJc w:val="left"/>
      <w:pPr>
        <w:ind w:left="5040" w:hanging="360"/>
      </w:pPr>
      <w:rPr>
        <w:rFonts w:hint="default" w:ascii="Symbol" w:hAnsi="Symbol"/>
      </w:rPr>
    </w:lvl>
    <w:lvl w:ilvl="7" w:tplc="6DA60DFE">
      <w:start w:val="1"/>
      <w:numFmt w:val="bullet"/>
      <w:lvlText w:val="o"/>
      <w:lvlJc w:val="left"/>
      <w:pPr>
        <w:ind w:left="5760" w:hanging="360"/>
      </w:pPr>
      <w:rPr>
        <w:rFonts w:hint="default" w:ascii="Courier New" w:hAnsi="Courier New"/>
      </w:rPr>
    </w:lvl>
    <w:lvl w:ilvl="8" w:tplc="47480E00">
      <w:start w:val="1"/>
      <w:numFmt w:val="bullet"/>
      <w:lvlText w:val=""/>
      <w:lvlJc w:val="left"/>
      <w:pPr>
        <w:ind w:left="6480" w:hanging="360"/>
      </w:pPr>
      <w:rPr>
        <w:rFonts w:hint="default" w:ascii="Wingdings" w:hAnsi="Wingdings"/>
      </w:rPr>
    </w:lvl>
  </w:abstractNum>
  <w:abstractNum w:abstractNumId="7" w15:restartNumberingAfterBreak="0">
    <w:nsid w:val="1544131C"/>
    <w:multiLevelType w:val="hybridMultilevel"/>
    <w:tmpl w:val="9C723C2E"/>
    <w:lvl w:ilvl="0" w:tplc="0ABE8D18">
      <w:start w:val="1"/>
      <w:numFmt w:val="bullet"/>
      <w:lvlText w:val=""/>
      <w:lvlJc w:val="left"/>
      <w:pPr>
        <w:ind w:left="720" w:hanging="360"/>
      </w:pPr>
      <w:rPr>
        <w:rFonts w:hint="default" w:ascii="Symbol" w:hAnsi="Symbol"/>
      </w:rPr>
    </w:lvl>
    <w:lvl w:ilvl="1" w:tplc="44249D1A">
      <w:start w:val="1"/>
      <w:numFmt w:val="bullet"/>
      <w:lvlText w:val="o"/>
      <w:lvlJc w:val="left"/>
      <w:pPr>
        <w:ind w:left="1440" w:hanging="360"/>
      </w:pPr>
      <w:rPr>
        <w:rFonts w:hint="default" w:ascii="Courier New" w:hAnsi="Courier New"/>
      </w:rPr>
    </w:lvl>
    <w:lvl w:ilvl="2" w:tplc="9D60F3DC">
      <w:start w:val="1"/>
      <w:numFmt w:val="bullet"/>
      <w:lvlText w:val=""/>
      <w:lvlJc w:val="left"/>
      <w:pPr>
        <w:ind w:left="2160" w:hanging="360"/>
      </w:pPr>
      <w:rPr>
        <w:rFonts w:hint="default" w:ascii="Symbol" w:hAnsi="Symbol"/>
      </w:rPr>
    </w:lvl>
    <w:lvl w:ilvl="3" w:tplc="E098ACCC">
      <w:start w:val="1"/>
      <w:numFmt w:val="bullet"/>
      <w:lvlText w:val=""/>
      <w:lvlJc w:val="left"/>
      <w:pPr>
        <w:ind w:left="2880" w:hanging="360"/>
      </w:pPr>
      <w:rPr>
        <w:rFonts w:hint="default" w:ascii="Symbol" w:hAnsi="Symbol"/>
      </w:rPr>
    </w:lvl>
    <w:lvl w:ilvl="4" w:tplc="A1E0B426">
      <w:start w:val="1"/>
      <w:numFmt w:val="bullet"/>
      <w:lvlText w:val="o"/>
      <w:lvlJc w:val="left"/>
      <w:pPr>
        <w:ind w:left="3600" w:hanging="360"/>
      </w:pPr>
      <w:rPr>
        <w:rFonts w:hint="default" w:ascii="Courier New" w:hAnsi="Courier New"/>
      </w:rPr>
    </w:lvl>
    <w:lvl w:ilvl="5" w:tplc="A394DF06">
      <w:start w:val="1"/>
      <w:numFmt w:val="bullet"/>
      <w:lvlText w:val=""/>
      <w:lvlJc w:val="left"/>
      <w:pPr>
        <w:ind w:left="4320" w:hanging="360"/>
      </w:pPr>
      <w:rPr>
        <w:rFonts w:hint="default" w:ascii="Wingdings" w:hAnsi="Wingdings"/>
      </w:rPr>
    </w:lvl>
    <w:lvl w:ilvl="6" w:tplc="A2787B34">
      <w:start w:val="1"/>
      <w:numFmt w:val="bullet"/>
      <w:lvlText w:val=""/>
      <w:lvlJc w:val="left"/>
      <w:pPr>
        <w:ind w:left="5040" w:hanging="360"/>
      </w:pPr>
      <w:rPr>
        <w:rFonts w:hint="default" w:ascii="Symbol" w:hAnsi="Symbol"/>
      </w:rPr>
    </w:lvl>
    <w:lvl w:ilvl="7" w:tplc="E506B024">
      <w:start w:val="1"/>
      <w:numFmt w:val="bullet"/>
      <w:lvlText w:val="o"/>
      <w:lvlJc w:val="left"/>
      <w:pPr>
        <w:ind w:left="5760" w:hanging="360"/>
      </w:pPr>
      <w:rPr>
        <w:rFonts w:hint="default" w:ascii="Courier New" w:hAnsi="Courier New"/>
      </w:rPr>
    </w:lvl>
    <w:lvl w:ilvl="8" w:tplc="D4A6647C">
      <w:start w:val="1"/>
      <w:numFmt w:val="bullet"/>
      <w:lvlText w:val=""/>
      <w:lvlJc w:val="left"/>
      <w:pPr>
        <w:ind w:left="6480" w:hanging="360"/>
      </w:pPr>
      <w:rPr>
        <w:rFonts w:hint="default" w:ascii="Wingdings" w:hAnsi="Wingdings"/>
      </w:rPr>
    </w:lvl>
  </w:abstractNum>
  <w:abstractNum w:abstractNumId="8" w15:restartNumberingAfterBreak="0">
    <w:nsid w:val="1DBA24C0"/>
    <w:multiLevelType w:val="hybridMultilevel"/>
    <w:tmpl w:val="FFFFFFFF"/>
    <w:lvl w:ilvl="0" w:tplc="10504C18">
      <w:start w:val="1"/>
      <w:numFmt w:val="bullet"/>
      <w:lvlText w:val=""/>
      <w:lvlJc w:val="left"/>
      <w:pPr>
        <w:ind w:left="720" w:hanging="360"/>
      </w:pPr>
      <w:rPr>
        <w:rFonts w:hint="default" w:ascii="Symbol" w:hAnsi="Symbol"/>
      </w:rPr>
    </w:lvl>
    <w:lvl w:ilvl="1" w:tplc="C4384628">
      <w:start w:val="1"/>
      <w:numFmt w:val="bullet"/>
      <w:lvlText w:val=""/>
      <w:lvlJc w:val="left"/>
      <w:pPr>
        <w:ind w:left="1440" w:hanging="360"/>
      </w:pPr>
      <w:rPr>
        <w:rFonts w:hint="default" w:ascii="Symbol" w:hAnsi="Symbol"/>
      </w:rPr>
    </w:lvl>
    <w:lvl w:ilvl="2" w:tplc="D114705E">
      <w:start w:val="1"/>
      <w:numFmt w:val="bullet"/>
      <w:lvlText w:val=""/>
      <w:lvlJc w:val="left"/>
      <w:pPr>
        <w:ind w:left="2160" w:hanging="360"/>
      </w:pPr>
      <w:rPr>
        <w:rFonts w:hint="default" w:ascii="Wingdings" w:hAnsi="Wingdings"/>
      </w:rPr>
    </w:lvl>
    <w:lvl w:ilvl="3" w:tplc="3ADA1912">
      <w:start w:val="1"/>
      <w:numFmt w:val="bullet"/>
      <w:lvlText w:val=""/>
      <w:lvlJc w:val="left"/>
      <w:pPr>
        <w:ind w:left="2880" w:hanging="360"/>
      </w:pPr>
      <w:rPr>
        <w:rFonts w:hint="default" w:ascii="Symbol" w:hAnsi="Symbol"/>
      </w:rPr>
    </w:lvl>
    <w:lvl w:ilvl="4" w:tplc="06485CC0">
      <w:start w:val="1"/>
      <w:numFmt w:val="bullet"/>
      <w:lvlText w:val="o"/>
      <w:lvlJc w:val="left"/>
      <w:pPr>
        <w:ind w:left="3600" w:hanging="360"/>
      </w:pPr>
      <w:rPr>
        <w:rFonts w:hint="default" w:ascii="Courier New" w:hAnsi="Courier New"/>
      </w:rPr>
    </w:lvl>
    <w:lvl w:ilvl="5" w:tplc="BD784726">
      <w:start w:val="1"/>
      <w:numFmt w:val="bullet"/>
      <w:lvlText w:val=""/>
      <w:lvlJc w:val="left"/>
      <w:pPr>
        <w:ind w:left="4320" w:hanging="360"/>
      </w:pPr>
      <w:rPr>
        <w:rFonts w:hint="default" w:ascii="Wingdings" w:hAnsi="Wingdings"/>
      </w:rPr>
    </w:lvl>
    <w:lvl w:ilvl="6" w:tplc="CC3EFE80">
      <w:start w:val="1"/>
      <w:numFmt w:val="bullet"/>
      <w:lvlText w:val=""/>
      <w:lvlJc w:val="left"/>
      <w:pPr>
        <w:ind w:left="5040" w:hanging="360"/>
      </w:pPr>
      <w:rPr>
        <w:rFonts w:hint="default" w:ascii="Symbol" w:hAnsi="Symbol"/>
      </w:rPr>
    </w:lvl>
    <w:lvl w:ilvl="7" w:tplc="018A722A">
      <w:start w:val="1"/>
      <w:numFmt w:val="bullet"/>
      <w:lvlText w:val="o"/>
      <w:lvlJc w:val="left"/>
      <w:pPr>
        <w:ind w:left="5760" w:hanging="360"/>
      </w:pPr>
      <w:rPr>
        <w:rFonts w:hint="default" w:ascii="Courier New" w:hAnsi="Courier New"/>
      </w:rPr>
    </w:lvl>
    <w:lvl w:ilvl="8" w:tplc="12942CEC">
      <w:start w:val="1"/>
      <w:numFmt w:val="bullet"/>
      <w:lvlText w:val=""/>
      <w:lvlJc w:val="left"/>
      <w:pPr>
        <w:ind w:left="6480" w:hanging="360"/>
      </w:pPr>
      <w:rPr>
        <w:rFonts w:hint="default" w:ascii="Wingdings" w:hAnsi="Wingdings"/>
      </w:rPr>
    </w:lvl>
  </w:abstractNum>
  <w:abstractNum w:abstractNumId="9" w15:restartNumberingAfterBreak="0">
    <w:nsid w:val="1E69507A"/>
    <w:multiLevelType w:val="hybridMultilevel"/>
    <w:tmpl w:val="598CA40E"/>
    <w:lvl w:ilvl="0" w:tplc="513E4BD6">
      <w:start w:val="1"/>
      <w:numFmt w:val="decimal"/>
      <w:lvlText w:val="%1."/>
      <w:lvlJc w:val="left"/>
      <w:pPr>
        <w:ind w:left="720" w:hanging="360"/>
      </w:pPr>
    </w:lvl>
    <w:lvl w:ilvl="1" w:tplc="DEDE7F1E">
      <w:start w:val="1"/>
      <w:numFmt w:val="lowerLetter"/>
      <w:lvlText w:val="%2."/>
      <w:lvlJc w:val="left"/>
      <w:pPr>
        <w:ind w:left="1440" w:hanging="360"/>
      </w:pPr>
    </w:lvl>
    <w:lvl w:ilvl="2" w:tplc="341EB54A">
      <w:start w:val="1"/>
      <w:numFmt w:val="lowerRoman"/>
      <w:lvlText w:val="%3."/>
      <w:lvlJc w:val="right"/>
      <w:pPr>
        <w:ind w:left="2160" w:hanging="180"/>
      </w:pPr>
    </w:lvl>
    <w:lvl w:ilvl="3" w:tplc="48B84460">
      <w:start w:val="1"/>
      <w:numFmt w:val="decimal"/>
      <w:lvlText w:val="%4."/>
      <w:lvlJc w:val="left"/>
      <w:pPr>
        <w:ind w:left="2880" w:hanging="360"/>
      </w:pPr>
    </w:lvl>
    <w:lvl w:ilvl="4" w:tplc="6FBE65FC">
      <w:start w:val="1"/>
      <w:numFmt w:val="lowerLetter"/>
      <w:lvlText w:val="%5."/>
      <w:lvlJc w:val="left"/>
      <w:pPr>
        <w:ind w:left="3600" w:hanging="360"/>
      </w:pPr>
    </w:lvl>
    <w:lvl w:ilvl="5" w:tplc="05BA34AE">
      <w:start w:val="1"/>
      <w:numFmt w:val="lowerRoman"/>
      <w:lvlText w:val="%6."/>
      <w:lvlJc w:val="right"/>
      <w:pPr>
        <w:ind w:left="4320" w:hanging="180"/>
      </w:pPr>
    </w:lvl>
    <w:lvl w:ilvl="6" w:tplc="5030A8A4">
      <w:start w:val="1"/>
      <w:numFmt w:val="decimal"/>
      <w:lvlText w:val="%7."/>
      <w:lvlJc w:val="left"/>
      <w:pPr>
        <w:ind w:left="5040" w:hanging="360"/>
      </w:pPr>
    </w:lvl>
    <w:lvl w:ilvl="7" w:tplc="0B9A7D28">
      <w:start w:val="1"/>
      <w:numFmt w:val="lowerLetter"/>
      <w:lvlText w:val="%8."/>
      <w:lvlJc w:val="left"/>
      <w:pPr>
        <w:ind w:left="5760" w:hanging="360"/>
      </w:pPr>
    </w:lvl>
    <w:lvl w:ilvl="8" w:tplc="D9F4DE42">
      <w:start w:val="1"/>
      <w:numFmt w:val="lowerRoman"/>
      <w:lvlText w:val="%9."/>
      <w:lvlJc w:val="right"/>
      <w:pPr>
        <w:ind w:left="6480" w:hanging="180"/>
      </w:pPr>
    </w:lvl>
  </w:abstractNum>
  <w:abstractNum w:abstractNumId="10" w15:restartNumberingAfterBreak="0">
    <w:nsid w:val="21E50856"/>
    <w:multiLevelType w:val="hybridMultilevel"/>
    <w:tmpl w:val="5CD253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C82933"/>
    <w:multiLevelType w:val="hybridMultilevel"/>
    <w:tmpl w:val="A734F89E"/>
    <w:lvl w:ilvl="0" w:tplc="806876EA">
      <w:start w:val="1"/>
      <w:numFmt w:val="bullet"/>
      <w:lvlText w:val=""/>
      <w:lvlJc w:val="left"/>
      <w:pPr>
        <w:ind w:left="720" w:hanging="360"/>
      </w:pPr>
      <w:rPr>
        <w:rFonts w:hint="default" w:ascii="Symbol" w:hAnsi="Symbol"/>
      </w:rPr>
    </w:lvl>
    <w:lvl w:ilvl="1" w:tplc="7C6A6718">
      <w:start w:val="1"/>
      <w:numFmt w:val="bullet"/>
      <w:lvlText w:val=""/>
      <w:lvlJc w:val="left"/>
      <w:pPr>
        <w:ind w:left="1440" w:hanging="360"/>
      </w:pPr>
      <w:rPr>
        <w:rFonts w:hint="default" w:ascii="Symbol" w:hAnsi="Symbol"/>
      </w:rPr>
    </w:lvl>
    <w:lvl w:ilvl="2" w:tplc="72F0D916">
      <w:start w:val="1"/>
      <w:numFmt w:val="bullet"/>
      <w:lvlText w:val=""/>
      <w:lvlJc w:val="left"/>
      <w:pPr>
        <w:ind w:left="2160" w:hanging="360"/>
      </w:pPr>
      <w:rPr>
        <w:rFonts w:hint="default" w:ascii="Wingdings" w:hAnsi="Wingdings"/>
      </w:rPr>
    </w:lvl>
    <w:lvl w:ilvl="3" w:tplc="DDCA4AC0">
      <w:start w:val="1"/>
      <w:numFmt w:val="bullet"/>
      <w:lvlText w:val=""/>
      <w:lvlJc w:val="left"/>
      <w:pPr>
        <w:ind w:left="2880" w:hanging="360"/>
      </w:pPr>
      <w:rPr>
        <w:rFonts w:hint="default" w:ascii="Symbol" w:hAnsi="Symbol"/>
      </w:rPr>
    </w:lvl>
    <w:lvl w:ilvl="4" w:tplc="1DBE4908">
      <w:start w:val="1"/>
      <w:numFmt w:val="bullet"/>
      <w:lvlText w:val="o"/>
      <w:lvlJc w:val="left"/>
      <w:pPr>
        <w:ind w:left="3600" w:hanging="360"/>
      </w:pPr>
      <w:rPr>
        <w:rFonts w:hint="default" w:ascii="Courier New" w:hAnsi="Courier New"/>
      </w:rPr>
    </w:lvl>
    <w:lvl w:ilvl="5" w:tplc="17A6AABA">
      <w:start w:val="1"/>
      <w:numFmt w:val="bullet"/>
      <w:lvlText w:val=""/>
      <w:lvlJc w:val="left"/>
      <w:pPr>
        <w:ind w:left="4320" w:hanging="360"/>
      </w:pPr>
      <w:rPr>
        <w:rFonts w:hint="default" w:ascii="Wingdings" w:hAnsi="Wingdings"/>
      </w:rPr>
    </w:lvl>
    <w:lvl w:ilvl="6" w:tplc="25CA4118">
      <w:start w:val="1"/>
      <w:numFmt w:val="bullet"/>
      <w:lvlText w:val=""/>
      <w:lvlJc w:val="left"/>
      <w:pPr>
        <w:ind w:left="5040" w:hanging="360"/>
      </w:pPr>
      <w:rPr>
        <w:rFonts w:hint="default" w:ascii="Symbol" w:hAnsi="Symbol"/>
      </w:rPr>
    </w:lvl>
    <w:lvl w:ilvl="7" w:tplc="90D2419C">
      <w:start w:val="1"/>
      <w:numFmt w:val="bullet"/>
      <w:lvlText w:val="o"/>
      <w:lvlJc w:val="left"/>
      <w:pPr>
        <w:ind w:left="5760" w:hanging="360"/>
      </w:pPr>
      <w:rPr>
        <w:rFonts w:hint="default" w:ascii="Courier New" w:hAnsi="Courier New"/>
      </w:rPr>
    </w:lvl>
    <w:lvl w:ilvl="8" w:tplc="5CF6AD4E">
      <w:start w:val="1"/>
      <w:numFmt w:val="bullet"/>
      <w:lvlText w:val=""/>
      <w:lvlJc w:val="left"/>
      <w:pPr>
        <w:ind w:left="6480" w:hanging="360"/>
      </w:pPr>
      <w:rPr>
        <w:rFonts w:hint="default" w:ascii="Wingdings" w:hAnsi="Wingdings"/>
      </w:rPr>
    </w:lvl>
  </w:abstractNum>
  <w:abstractNum w:abstractNumId="12" w15:restartNumberingAfterBreak="0">
    <w:nsid w:val="31DD3ACF"/>
    <w:multiLevelType w:val="hybridMultilevel"/>
    <w:tmpl w:val="D47E85C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37E2994"/>
    <w:multiLevelType w:val="hybridMultilevel"/>
    <w:tmpl w:val="79589A56"/>
    <w:lvl w:ilvl="0" w:tplc="567A1788">
      <w:start w:val="1"/>
      <w:numFmt w:val="bullet"/>
      <w:lvlText w:val=""/>
      <w:lvlJc w:val="left"/>
      <w:pPr>
        <w:ind w:left="720" w:hanging="360"/>
      </w:pPr>
      <w:rPr>
        <w:rFonts w:hint="default" w:ascii="Symbol" w:hAnsi="Symbol"/>
      </w:rPr>
    </w:lvl>
    <w:lvl w:ilvl="1" w:tplc="FF424E58">
      <w:start w:val="1"/>
      <w:numFmt w:val="bullet"/>
      <w:lvlText w:val="o"/>
      <w:lvlJc w:val="left"/>
      <w:pPr>
        <w:ind w:left="1440" w:hanging="360"/>
      </w:pPr>
      <w:rPr>
        <w:rFonts w:hint="default" w:ascii="Courier New" w:hAnsi="Courier New"/>
      </w:rPr>
    </w:lvl>
    <w:lvl w:ilvl="2" w:tplc="F7306F54">
      <w:start w:val="1"/>
      <w:numFmt w:val="bullet"/>
      <w:lvlText w:val=""/>
      <w:lvlJc w:val="left"/>
      <w:pPr>
        <w:ind w:left="2160" w:hanging="360"/>
      </w:pPr>
      <w:rPr>
        <w:rFonts w:hint="default" w:ascii="Symbol" w:hAnsi="Symbol"/>
      </w:rPr>
    </w:lvl>
    <w:lvl w:ilvl="3" w:tplc="81B803D0">
      <w:start w:val="1"/>
      <w:numFmt w:val="bullet"/>
      <w:lvlText w:val=""/>
      <w:lvlJc w:val="left"/>
      <w:pPr>
        <w:ind w:left="2880" w:hanging="360"/>
      </w:pPr>
      <w:rPr>
        <w:rFonts w:hint="default" w:ascii="Symbol" w:hAnsi="Symbol"/>
      </w:rPr>
    </w:lvl>
    <w:lvl w:ilvl="4" w:tplc="ACAEFD9C">
      <w:start w:val="1"/>
      <w:numFmt w:val="bullet"/>
      <w:lvlText w:val="o"/>
      <w:lvlJc w:val="left"/>
      <w:pPr>
        <w:ind w:left="3600" w:hanging="360"/>
      </w:pPr>
      <w:rPr>
        <w:rFonts w:hint="default" w:ascii="Courier New" w:hAnsi="Courier New"/>
      </w:rPr>
    </w:lvl>
    <w:lvl w:ilvl="5" w:tplc="130888FE">
      <w:start w:val="1"/>
      <w:numFmt w:val="bullet"/>
      <w:lvlText w:val=""/>
      <w:lvlJc w:val="left"/>
      <w:pPr>
        <w:ind w:left="4320" w:hanging="360"/>
      </w:pPr>
      <w:rPr>
        <w:rFonts w:hint="default" w:ascii="Wingdings" w:hAnsi="Wingdings"/>
      </w:rPr>
    </w:lvl>
    <w:lvl w:ilvl="6" w:tplc="E1D42EAE">
      <w:start w:val="1"/>
      <w:numFmt w:val="bullet"/>
      <w:lvlText w:val=""/>
      <w:lvlJc w:val="left"/>
      <w:pPr>
        <w:ind w:left="5040" w:hanging="360"/>
      </w:pPr>
      <w:rPr>
        <w:rFonts w:hint="default" w:ascii="Symbol" w:hAnsi="Symbol"/>
      </w:rPr>
    </w:lvl>
    <w:lvl w:ilvl="7" w:tplc="325EC3B4">
      <w:start w:val="1"/>
      <w:numFmt w:val="bullet"/>
      <w:lvlText w:val="o"/>
      <w:lvlJc w:val="left"/>
      <w:pPr>
        <w:ind w:left="5760" w:hanging="360"/>
      </w:pPr>
      <w:rPr>
        <w:rFonts w:hint="default" w:ascii="Courier New" w:hAnsi="Courier New"/>
      </w:rPr>
    </w:lvl>
    <w:lvl w:ilvl="8" w:tplc="65B2F9AE">
      <w:start w:val="1"/>
      <w:numFmt w:val="bullet"/>
      <w:lvlText w:val=""/>
      <w:lvlJc w:val="left"/>
      <w:pPr>
        <w:ind w:left="6480" w:hanging="360"/>
      </w:pPr>
      <w:rPr>
        <w:rFonts w:hint="default" w:ascii="Wingdings" w:hAnsi="Wingdings"/>
      </w:rPr>
    </w:lvl>
  </w:abstractNum>
  <w:abstractNum w:abstractNumId="14" w15:restartNumberingAfterBreak="0">
    <w:nsid w:val="3BBE2CDC"/>
    <w:multiLevelType w:val="hybridMultilevel"/>
    <w:tmpl w:val="FFFFFFFF"/>
    <w:lvl w:ilvl="0" w:tplc="68F6249C">
      <w:start w:val="1"/>
      <w:numFmt w:val="decimal"/>
      <w:lvlText w:val="%1."/>
      <w:lvlJc w:val="left"/>
      <w:pPr>
        <w:ind w:left="720" w:hanging="360"/>
      </w:pPr>
    </w:lvl>
    <w:lvl w:ilvl="1" w:tplc="D7AEDDDC">
      <w:start w:val="1"/>
      <w:numFmt w:val="lowerLetter"/>
      <w:lvlText w:val="%2."/>
      <w:lvlJc w:val="left"/>
      <w:pPr>
        <w:ind w:left="1440" w:hanging="360"/>
      </w:pPr>
    </w:lvl>
    <w:lvl w:ilvl="2" w:tplc="D592C11A">
      <w:start w:val="1"/>
      <w:numFmt w:val="lowerRoman"/>
      <w:lvlText w:val="%3."/>
      <w:lvlJc w:val="right"/>
      <w:pPr>
        <w:ind w:left="2160" w:hanging="180"/>
      </w:pPr>
    </w:lvl>
    <w:lvl w:ilvl="3" w:tplc="83749766">
      <w:start w:val="1"/>
      <w:numFmt w:val="decimal"/>
      <w:lvlText w:val="%4."/>
      <w:lvlJc w:val="left"/>
      <w:pPr>
        <w:ind w:left="2880" w:hanging="360"/>
      </w:pPr>
    </w:lvl>
    <w:lvl w:ilvl="4" w:tplc="C79AD2E4">
      <w:start w:val="1"/>
      <w:numFmt w:val="lowerLetter"/>
      <w:lvlText w:val="%5."/>
      <w:lvlJc w:val="left"/>
      <w:pPr>
        <w:ind w:left="3600" w:hanging="360"/>
      </w:pPr>
    </w:lvl>
    <w:lvl w:ilvl="5" w:tplc="1E40D32A">
      <w:start w:val="1"/>
      <w:numFmt w:val="lowerRoman"/>
      <w:lvlText w:val="%6."/>
      <w:lvlJc w:val="right"/>
      <w:pPr>
        <w:ind w:left="4320" w:hanging="180"/>
      </w:pPr>
    </w:lvl>
    <w:lvl w:ilvl="6" w:tplc="7390CE42">
      <w:start w:val="1"/>
      <w:numFmt w:val="decimal"/>
      <w:lvlText w:val="%7."/>
      <w:lvlJc w:val="left"/>
      <w:pPr>
        <w:ind w:left="5040" w:hanging="360"/>
      </w:pPr>
    </w:lvl>
    <w:lvl w:ilvl="7" w:tplc="41A494D2">
      <w:start w:val="1"/>
      <w:numFmt w:val="lowerLetter"/>
      <w:lvlText w:val="%8."/>
      <w:lvlJc w:val="left"/>
      <w:pPr>
        <w:ind w:left="5760" w:hanging="360"/>
      </w:pPr>
    </w:lvl>
    <w:lvl w:ilvl="8" w:tplc="CD329DC8">
      <w:start w:val="1"/>
      <w:numFmt w:val="lowerRoman"/>
      <w:lvlText w:val="%9."/>
      <w:lvlJc w:val="right"/>
      <w:pPr>
        <w:ind w:left="6480" w:hanging="180"/>
      </w:pPr>
    </w:lvl>
  </w:abstractNum>
  <w:abstractNum w:abstractNumId="15" w15:restartNumberingAfterBreak="0">
    <w:nsid w:val="3D2905C3"/>
    <w:multiLevelType w:val="hybridMultilevel"/>
    <w:tmpl w:val="8902A9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7AA14FF"/>
    <w:multiLevelType w:val="hybridMultilevel"/>
    <w:tmpl w:val="CD84DC8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E566F83"/>
    <w:multiLevelType w:val="hybridMultilevel"/>
    <w:tmpl w:val="FFFFFFFF"/>
    <w:lvl w:ilvl="0" w:tplc="92D22DA2">
      <w:start w:val="1"/>
      <w:numFmt w:val="bullet"/>
      <w:lvlText w:val=""/>
      <w:lvlJc w:val="left"/>
      <w:pPr>
        <w:ind w:left="720" w:hanging="360"/>
      </w:pPr>
      <w:rPr>
        <w:rFonts w:hint="default" w:ascii="Symbol" w:hAnsi="Symbol"/>
      </w:rPr>
    </w:lvl>
    <w:lvl w:ilvl="1" w:tplc="2AC65932">
      <w:start w:val="1"/>
      <w:numFmt w:val="bullet"/>
      <w:lvlText w:val="o"/>
      <w:lvlJc w:val="left"/>
      <w:pPr>
        <w:ind w:left="1440" w:hanging="360"/>
      </w:pPr>
      <w:rPr>
        <w:rFonts w:hint="default" w:ascii="Courier New" w:hAnsi="Courier New"/>
      </w:rPr>
    </w:lvl>
    <w:lvl w:ilvl="2" w:tplc="4F221F9A">
      <w:start w:val="1"/>
      <w:numFmt w:val="bullet"/>
      <w:lvlText w:val=""/>
      <w:lvlJc w:val="left"/>
      <w:pPr>
        <w:ind w:left="2160" w:hanging="360"/>
      </w:pPr>
      <w:rPr>
        <w:rFonts w:hint="default" w:ascii="Wingdings" w:hAnsi="Wingdings"/>
      </w:rPr>
    </w:lvl>
    <w:lvl w:ilvl="3" w:tplc="C550229C">
      <w:start w:val="1"/>
      <w:numFmt w:val="bullet"/>
      <w:lvlText w:val=""/>
      <w:lvlJc w:val="left"/>
      <w:pPr>
        <w:ind w:left="2880" w:hanging="360"/>
      </w:pPr>
      <w:rPr>
        <w:rFonts w:hint="default" w:ascii="Symbol" w:hAnsi="Symbol"/>
      </w:rPr>
    </w:lvl>
    <w:lvl w:ilvl="4" w:tplc="3D1A71B0">
      <w:start w:val="1"/>
      <w:numFmt w:val="bullet"/>
      <w:lvlText w:val="o"/>
      <w:lvlJc w:val="left"/>
      <w:pPr>
        <w:ind w:left="3600" w:hanging="360"/>
      </w:pPr>
      <w:rPr>
        <w:rFonts w:hint="default" w:ascii="Courier New" w:hAnsi="Courier New"/>
      </w:rPr>
    </w:lvl>
    <w:lvl w:ilvl="5" w:tplc="C9401B68">
      <w:start w:val="1"/>
      <w:numFmt w:val="bullet"/>
      <w:lvlText w:val=""/>
      <w:lvlJc w:val="left"/>
      <w:pPr>
        <w:ind w:left="4320" w:hanging="360"/>
      </w:pPr>
      <w:rPr>
        <w:rFonts w:hint="default" w:ascii="Wingdings" w:hAnsi="Wingdings"/>
      </w:rPr>
    </w:lvl>
    <w:lvl w:ilvl="6" w:tplc="D4846490">
      <w:start w:val="1"/>
      <w:numFmt w:val="bullet"/>
      <w:lvlText w:val=""/>
      <w:lvlJc w:val="left"/>
      <w:pPr>
        <w:ind w:left="5040" w:hanging="360"/>
      </w:pPr>
      <w:rPr>
        <w:rFonts w:hint="default" w:ascii="Symbol" w:hAnsi="Symbol"/>
      </w:rPr>
    </w:lvl>
    <w:lvl w:ilvl="7" w:tplc="73226C4C">
      <w:start w:val="1"/>
      <w:numFmt w:val="bullet"/>
      <w:lvlText w:val="o"/>
      <w:lvlJc w:val="left"/>
      <w:pPr>
        <w:ind w:left="5760" w:hanging="360"/>
      </w:pPr>
      <w:rPr>
        <w:rFonts w:hint="default" w:ascii="Courier New" w:hAnsi="Courier New"/>
      </w:rPr>
    </w:lvl>
    <w:lvl w:ilvl="8" w:tplc="2968EF7C">
      <w:start w:val="1"/>
      <w:numFmt w:val="bullet"/>
      <w:lvlText w:val=""/>
      <w:lvlJc w:val="left"/>
      <w:pPr>
        <w:ind w:left="6480" w:hanging="360"/>
      </w:pPr>
      <w:rPr>
        <w:rFonts w:hint="default" w:ascii="Wingdings" w:hAnsi="Wingdings"/>
      </w:rPr>
    </w:lvl>
  </w:abstractNum>
  <w:abstractNum w:abstractNumId="18" w15:restartNumberingAfterBreak="0">
    <w:nsid w:val="507F6245"/>
    <w:multiLevelType w:val="hybridMultilevel"/>
    <w:tmpl w:val="FFFFFFFF"/>
    <w:lvl w:ilvl="0" w:tplc="6254AB9E">
      <w:start w:val="1"/>
      <w:numFmt w:val="bullet"/>
      <w:lvlText w:val=""/>
      <w:lvlJc w:val="left"/>
      <w:pPr>
        <w:ind w:left="720" w:hanging="360"/>
      </w:pPr>
      <w:rPr>
        <w:rFonts w:hint="default" w:ascii="Symbol" w:hAnsi="Symbol"/>
      </w:rPr>
    </w:lvl>
    <w:lvl w:ilvl="1" w:tplc="602CDF2E">
      <w:start w:val="1"/>
      <w:numFmt w:val="bullet"/>
      <w:lvlText w:val="o"/>
      <w:lvlJc w:val="left"/>
      <w:pPr>
        <w:ind w:left="1440" w:hanging="360"/>
      </w:pPr>
      <w:rPr>
        <w:rFonts w:hint="default" w:ascii="Courier New" w:hAnsi="Courier New"/>
      </w:rPr>
    </w:lvl>
    <w:lvl w:ilvl="2" w:tplc="7040A214">
      <w:start w:val="1"/>
      <w:numFmt w:val="bullet"/>
      <w:lvlText w:val=""/>
      <w:lvlJc w:val="left"/>
      <w:pPr>
        <w:ind w:left="2160" w:hanging="360"/>
      </w:pPr>
      <w:rPr>
        <w:rFonts w:hint="default" w:ascii="Wingdings" w:hAnsi="Wingdings"/>
      </w:rPr>
    </w:lvl>
    <w:lvl w:ilvl="3" w:tplc="628C3194">
      <w:start w:val="1"/>
      <w:numFmt w:val="bullet"/>
      <w:lvlText w:val=""/>
      <w:lvlJc w:val="left"/>
      <w:pPr>
        <w:ind w:left="2880" w:hanging="360"/>
      </w:pPr>
      <w:rPr>
        <w:rFonts w:hint="default" w:ascii="Symbol" w:hAnsi="Symbol"/>
      </w:rPr>
    </w:lvl>
    <w:lvl w:ilvl="4" w:tplc="6AF6C412">
      <w:start w:val="1"/>
      <w:numFmt w:val="bullet"/>
      <w:lvlText w:val="o"/>
      <w:lvlJc w:val="left"/>
      <w:pPr>
        <w:ind w:left="3600" w:hanging="360"/>
      </w:pPr>
      <w:rPr>
        <w:rFonts w:hint="default" w:ascii="Courier New" w:hAnsi="Courier New"/>
      </w:rPr>
    </w:lvl>
    <w:lvl w:ilvl="5" w:tplc="64A0A552">
      <w:start w:val="1"/>
      <w:numFmt w:val="bullet"/>
      <w:lvlText w:val=""/>
      <w:lvlJc w:val="left"/>
      <w:pPr>
        <w:ind w:left="4320" w:hanging="360"/>
      </w:pPr>
      <w:rPr>
        <w:rFonts w:hint="default" w:ascii="Wingdings" w:hAnsi="Wingdings"/>
      </w:rPr>
    </w:lvl>
    <w:lvl w:ilvl="6" w:tplc="CAD6F856">
      <w:start w:val="1"/>
      <w:numFmt w:val="bullet"/>
      <w:lvlText w:val=""/>
      <w:lvlJc w:val="left"/>
      <w:pPr>
        <w:ind w:left="5040" w:hanging="360"/>
      </w:pPr>
      <w:rPr>
        <w:rFonts w:hint="default" w:ascii="Symbol" w:hAnsi="Symbol"/>
      </w:rPr>
    </w:lvl>
    <w:lvl w:ilvl="7" w:tplc="BE58AE80">
      <w:start w:val="1"/>
      <w:numFmt w:val="bullet"/>
      <w:lvlText w:val="o"/>
      <w:lvlJc w:val="left"/>
      <w:pPr>
        <w:ind w:left="5760" w:hanging="360"/>
      </w:pPr>
      <w:rPr>
        <w:rFonts w:hint="default" w:ascii="Courier New" w:hAnsi="Courier New"/>
      </w:rPr>
    </w:lvl>
    <w:lvl w:ilvl="8" w:tplc="0C2EBD5C">
      <w:start w:val="1"/>
      <w:numFmt w:val="bullet"/>
      <w:lvlText w:val=""/>
      <w:lvlJc w:val="left"/>
      <w:pPr>
        <w:ind w:left="6480" w:hanging="360"/>
      </w:pPr>
      <w:rPr>
        <w:rFonts w:hint="default" w:ascii="Wingdings" w:hAnsi="Wingdings"/>
      </w:rPr>
    </w:lvl>
  </w:abstractNum>
  <w:abstractNum w:abstractNumId="19" w15:restartNumberingAfterBreak="0">
    <w:nsid w:val="54F80484"/>
    <w:multiLevelType w:val="hybridMultilevel"/>
    <w:tmpl w:val="FFFFFFFF"/>
    <w:lvl w:ilvl="0" w:tplc="D4823932">
      <w:start w:val="1"/>
      <w:numFmt w:val="bullet"/>
      <w:lvlText w:val=""/>
      <w:lvlJc w:val="left"/>
      <w:pPr>
        <w:ind w:left="720" w:hanging="360"/>
      </w:pPr>
      <w:rPr>
        <w:rFonts w:hint="default" w:ascii="Symbol" w:hAnsi="Symbol"/>
      </w:rPr>
    </w:lvl>
    <w:lvl w:ilvl="1" w:tplc="8B221294">
      <w:start w:val="1"/>
      <w:numFmt w:val="bullet"/>
      <w:lvlText w:val="o"/>
      <w:lvlJc w:val="left"/>
      <w:pPr>
        <w:ind w:left="1440" w:hanging="360"/>
      </w:pPr>
      <w:rPr>
        <w:rFonts w:hint="default" w:ascii="Courier New" w:hAnsi="Courier New"/>
      </w:rPr>
    </w:lvl>
    <w:lvl w:ilvl="2" w:tplc="F6EC7286">
      <w:start w:val="1"/>
      <w:numFmt w:val="bullet"/>
      <w:lvlText w:val=""/>
      <w:lvlJc w:val="left"/>
      <w:pPr>
        <w:ind w:left="2160" w:hanging="360"/>
      </w:pPr>
      <w:rPr>
        <w:rFonts w:hint="default" w:ascii="Wingdings" w:hAnsi="Wingdings"/>
      </w:rPr>
    </w:lvl>
    <w:lvl w:ilvl="3" w:tplc="17B25DDE">
      <w:start w:val="1"/>
      <w:numFmt w:val="bullet"/>
      <w:lvlText w:val=""/>
      <w:lvlJc w:val="left"/>
      <w:pPr>
        <w:ind w:left="2880" w:hanging="360"/>
      </w:pPr>
      <w:rPr>
        <w:rFonts w:hint="default" w:ascii="Symbol" w:hAnsi="Symbol"/>
      </w:rPr>
    </w:lvl>
    <w:lvl w:ilvl="4" w:tplc="6F045466">
      <w:start w:val="1"/>
      <w:numFmt w:val="bullet"/>
      <w:lvlText w:val="o"/>
      <w:lvlJc w:val="left"/>
      <w:pPr>
        <w:ind w:left="3600" w:hanging="360"/>
      </w:pPr>
      <w:rPr>
        <w:rFonts w:hint="default" w:ascii="Courier New" w:hAnsi="Courier New"/>
      </w:rPr>
    </w:lvl>
    <w:lvl w:ilvl="5" w:tplc="5DA4C0E0">
      <w:start w:val="1"/>
      <w:numFmt w:val="bullet"/>
      <w:lvlText w:val=""/>
      <w:lvlJc w:val="left"/>
      <w:pPr>
        <w:ind w:left="4320" w:hanging="360"/>
      </w:pPr>
      <w:rPr>
        <w:rFonts w:hint="default" w:ascii="Wingdings" w:hAnsi="Wingdings"/>
      </w:rPr>
    </w:lvl>
    <w:lvl w:ilvl="6" w:tplc="DB8AE91A">
      <w:start w:val="1"/>
      <w:numFmt w:val="bullet"/>
      <w:lvlText w:val=""/>
      <w:lvlJc w:val="left"/>
      <w:pPr>
        <w:ind w:left="5040" w:hanging="360"/>
      </w:pPr>
      <w:rPr>
        <w:rFonts w:hint="default" w:ascii="Symbol" w:hAnsi="Symbol"/>
      </w:rPr>
    </w:lvl>
    <w:lvl w:ilvl="7" w:tplc="0D664504">
      <w:start w:val="1"/>
      <w:numFmt w:val="bullet"/>
      <w:lvlText w:val="o"/>
      <w:lvlJc w:val="left"/>
      <w:pPr>
        <w:ind w:left="5760" w:hanging="360"/>
      </w:pPr>
      <w:rPr>
        <w:rFonts w:hint="default" w:ascii="Courier New" w:hAnsi="Courier New"/>
      </w:rPr>
    </w:lvl>
    <w:lvl w:ilvl="8" w:tplc="3D38ECDE">
      <w:start w:val="1"/>
      <w:numFmt w:val="bullet"/>
      <w:lvlText w:val=""/>
      <w:lvlJc w:val="left"/>
      <w:pPr>
        <w:ind w:left="6480" w:hanging="360"/>
      </w:pPr>
      <w:rPr>
        <w:rFonts w:hint="default" w:ascii="Wingdings" w:hAnsi="Wingdings"/>
      </w:rPr>
    </w:lvl>
  </w:abstractNum>
  <w:abstractNum w:abstractNumId="20" w15:restartNumberingAfterBreak="0">
    <w:nsid w:val="55A43341"/>
    <w:multiLevelType w:val="hybridMultilevel"/>
    <w:tmpl w:val="E4DA37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60542E0"/>
    <w:multiLevelType w:val="hybridMultilevel"/>
    <w:tmpl w:val="FFFFFFFF"/>
    <w:lvl w:ilvl="0" w:tplc="7D2A145A">
      <w:start w:val="1"/>
      <w:numFmt w:val="decimal"/>
      <w:lvlText w:val="%1."/>
      <w:lvlJc w:val="left"/>
      <w:pPr>
        <w:ind w:left="720" w:hanging="360"/>
      </w:pPr>
    </w:lvl>
    <w:lvl w:ilvl="1" w:tplc="25D6DBBC">
      <w:start w:val="1"/>
      <w:numFmt w:val="lowerLetter"/>
      <w:lvlText w:val="%2."/>
      <w:lvlJc w:val="left"/>
      <w:pPr>
        <w:ind w:left="1440" w:hanging="360"/>
      </w:pPr>
    </w:lvl>
    <w:lvl w:ilvl="2" w:tplc="3362A30A">
      <w:start w:val="1"/>
      <w:numFmt w:val="lowerRoman"/>
      <w:lvlText w:val="%3."/>
      <w:lvlJc w:val="right"/>
      <w:pPr>
        <w:ind w:left="2160" w:hanging="180"/>
      </w:pPr>
    </w:lvl>
    <w:lvl w:ilvl="3" w:tplc="6A1C369C">
      <w:start w:val="1"/>
      <w:numFmt w:val="decimal"/>
      <w:lvlText w:val="%4."/>
      <w:lvlJc w:val="left"/>
      <w:pPr>
        <w:ind w:left="2880" w:hanging="360"/>
      </w:pPr>
    </w:lvl>
    <w:lvl w:ilvl="4" w:tplc="47C83224">
      <w:start w:val="1"/>
      <w:numFmt w:val="lowerLetter"/>
      <w:lvlText w:val="%5."/>
      <w:lvlJc w:val="left"/>
      <w:pPr>
        <w:ind w:left="3600" w:hanging="360"/>
      </w:pPr>
    </w:lvl>
    <w:lvl w:ilvl="5" w:tplc="0824B114">
      <w:start w:val="1"/>
      <w:numFmt w:val="lowerRoman"/>
      <w:lvlText w:val="%6."/>
      <w:lvlJc w:val="right"/>
      <w:pPr>
        <w:ind w:left="4320" w:hanging="180"/>
      </w:pPr>
    </w:lvl>
    <w:lvl w:ilvl="6" w:tplc="B8063BE2">
      <w:start w:val="1"/>
      <w:numFmt w:val="decimal"/>
      <w:lvlText w:val="%7."/>
      <w:lvlJc w:val="left"/>
      <w:pPr>
        <w:ind w:left="5040" w:hanging="360"/>
      </w:pPr>
    </w:lvl>
    <w:lvl w:ilvl="7" w:tplc="95B6E60C">
      <w:start w:val="1"/>
      <w:numFmt w:val="lowerLetter"/>
      <w:lvlText w:val="%8."/>
      <w:lvlJc w:val="left"/>
      <w:pPr>
        <w:ind w:left="5760" w:hanging="360"/>
      </w:pPr>
    </w:lvl>
    <w:lvl w:ilvl="8" w:tplc="EDCAE3E2">
      <w:start w:val="1"/>
      <w:numFmt w:val="lowerRoman"/>
      <w:lvlText w:val="%9."/>
      <w:lvlJc w:val="right"/>
      <w:pPr>
        <w:ind w:left="6480" w:hanging="180"/>
      </w:pPr>
    </w:lvl>
  </w:abstractNum>
  <w:abstractNum w:abstractNumId="22" w15:restartNumberingAfterBreak="0">
    <w:nsid w:val="5C7716C5"/>
    <w:multiLevelType w:val="hybridMultilevel"/>
    <w:tmpl w:val="FFFFFFFF"/>
    <w:lvl w:ilvl="0" w:tplc="7B1C6EF6">
      <w:start w:val="1"/>
      <w:numFmt w:val="bullet"/>
      <w:lvlText w:val=""/>
      <w:lvlJc w:val="left"/>
      <w:pPr>
        <w:ind w:left="720" w:hanging="360"/>
      </w:pPr>
      <w:rPr>
        <w:rFonts w:hint="default" w:ascii="Symbol" w:hAnsi="Symbol"/>
      </w:rPr>
    </w:lvl>
    <w:lvl w:ilvl="1" w:tplc="39FAAAD0">
      <w:start w:val="1"/>
      <w:numFmt w:val="bullet"/>
      <w:lvlText w:val="o"/>
      <w:lvlJc w:val="left"/>
      <w:pPr>
        <w:ind w:left="1440" w:hanging="360"/>
      </w:pPr>
      <w:rPr>
        <w:rFonts w:hint="default" w:ascii="Courier New" w:hAnsi="Courier New"/>
      </w:rPr>
    </w:lvl>
    <w:lvl w:ilvl="2" w:tplc="682E4568">
      <w:start w:val="1"/>
      <w:numFmt w:val="bullet"/>
      <w:lvlText w:val=""/>
      <w:lvlJc w:val="left"/>
      <w:pPr>
        <w:ind w:left="2160" w:hanging="360"/>
      </w:pPr>
      <w:rPr>
        <w:rFonts w:hint="default" w:ascii="Wingdings" w:hAnsi="Wingdings"/>
      </w:rPr>
    </w:lvl>
    <w:lvl w:ilvl="3" w:tplc="1990141C">
      <w:start w:val="1"/>
      <w:numFmt w:val="bullet"/>
      <w:lvlText w:val=""/>
      <w:lvlJc w:val="left"/>
      <w:pPr>
        <w:ind w:left="2880" w:hanging="360"/>
      </w:pPr>
      <w:rPr>
        <w:rFonts w:hint="default" w:ascii="Symbol" w:hAnsi="Symbol"/>
      </w:rPr>
    </w:lvl>
    <w:lvl w:ilvl="4" w:tplc="E58E33DA">
      <w:start w:val="1"/>
      <w:numFmt w:val="bullet"/>
      <w:lvlText w:val="o"/>
      <w:lvlJc w:val="left"/>
      <w:pPr>
        <w:ind w:left="3600" w:hanging="360"/>
      </w:pPr>
      <w:rPr>
        <w:rFonts w:hint="default" w:ascii="Courier New" w:hAnsi="Courier New"/>
      </w:rPr>
    </w:lvl>
    <w:lvl w:ilvl="5" w:tplc="8E3C239E">
      <w:start w:val="1"/>
      <w:numFmt w:val="bullet"/>
      <w:lvlText w:val=""/>
      <w:lvlJc w:val="left"/>
      <w:pPr>
        <w:ind w:left="4320" w:hanging="360"/>
      </w:pPr>
      <w:rPr>
        <w:rFonts w:hint="default" w:ascii="Wingdings" w:hAnsi="Wingdings"/>
      </w:rPr>
    </w:lvl>
    <w:lvl w:ilvl="6" w:tplc="CD3AC154">
      <w:start w:val="1"/>
      <w:numFmt w:val="bullet"/>
      <w:lvlText w:val=""/>
      <w:lvlJc w:val="left"/>
      <w:pPr>
        <w:ind w:left="5040" w:hanging="360"/>
      </w:pPr>
      <w:rPr>
        <w:rFonts w:hint="default" w:ascii="Symbol" w:hAnsi="Symbol"/>
      </w:rPr>
    </w:lvl>
    <w:lvl w:ilvl="7" w:tplc="2632B3EC">
      <w:start w:val="1"/>
      <w:numFmt w:val="bullet"/>
      <w:lvlText w:val="o"/>
      <w:lvlJc w:val="left"/>
      <w:pPr>
        <w:ind w:left="5760" w:hanging="360"/>
      </w:pPr>
      <w:rPr>
        <w:rFonts w:hint="default" w:ascii="Courier New" w:hAnsi="Courier New"/>
      </w:rPr>
    </w:lvl>
    <w:lvl w:ilvl="8" w:tplc="F15E6852">
      <w:start w:val="1"/>
      <w:numFmt w:val="bullet"/>
      <w:lvlText w:val=""/>
      <w:lvlJc w:val="left"/>
      <w:pPr>
        <w:ind w:left="6480" w:hanging="360"/>
      </w:pPr>
      <w:rPr>
        <w:rFonts w:hint="default" w:ascii="Wingdings" w:hAnsi="Wingdings"/>
      </w:rPr>
    </w:lvl>
  </w:abstractNum>
  <w:abstractNum w:abstractNumId="23" w15:restartNumberingAfterBreak="0">
    <w:nsid w:val="5D6A73DE"/>
    <w:multiLevelType w:val="hybridMultilevel"/>
    <w:tmpl w:val="FFFFFFFF"/>
    <w:lvl w:ilvl="0" w:tplc="D12C1770">
      <w:start w:val="1"/>
      <w:numFmt w:val="bullet"/>
      <w:lvlText w:val=""/>
      <w:lvlJc w:val="left"/>
      <w:pPr>
        <w:ind w:left="720" w:hanging="360"/>
      </w:pPr>
      <w:rPr>
        <w:rFonts w:hint="default" w:ascii="Symbol" w:hAnsi="Symbol"/>
      </w:rPr>
    </w:lvl>
    <w:lvl w:ilvl="1" w:tplc="8D628ED2">
      <w:start w:val="1"/>
      <w:numFmt w:val="bullet"/>
      <w:lvlText w:val="o"/>
      <w:lvlJc w:val="left"/>
      <w:pPr>
        <w:ind w:left="1440" w:hanging="360"/>
      </w:pPr>
      <w:rPr>
        <w:rFonts w:hint="default" w:ascii="Courier New" w:hAnsi="Courier New"/>
      </w:rPr>
    </w:lvl>
    <w:lvl w:ilvl="2" w:tplc="A3B62334">
      <w:start w:val="1"/>
      <w:numFmt w:val="bullet"/>
      <w:lvlText w:val=""/>
      <w:lvlJc w:val="left"/>
      <w:pPr>
        <w:ind w:left="2160" w:hanging="360"/>
      </w:pPr>
      <w:rPr>
        <w:rFonts w:hint="default" w:ascii="Wingdings" w:hAnsi="Wingdings"/>
      </w:rPr>
    </w:lvl>
    <w:lvl w:ilvl="3" w:tplc="E6004386">
      <w:start w:val="1"/>
      <w:numFmt w:val="bullet"/>
      <w:lvlText w:val=""/>
      <w:lvlJc w:val="left"/>
      <w:pPr>
        <w:ind w:left="2880" w:hanging="360"/>
      </w:pPr>
      <w:rPr>
        <w:rFonts w:hint="default" w:ascii="Symbol" w:hAnsi="Symbol"/>
      </w:rPr>
    </w:lvl>
    <w:lvl w:ilvl="4" w:tplc="C6FC37A2">
      <w:start w:val="1"/>
      <w:numFmt w:val="bullet"/>
      <w:lvlText w:val="o"/>
      <w:lvlJc w:val="left"/>
      <w:pPr>
        <w:ind w:left="3600" w:hanging="360"/>
      </w:pPr>
      <w:rPr>
        <w:rFonts w:hint="default" w:ascii="Courier New" w:hAnsi="Courier New"/>
      </w:rPr>
    </w:lvl>
    <w:lvl w:ilvl="5" w:tplc="94A26F2E">
      <w:start w:val="1"/>
      <w:numFmt w:val="bullet"/>
      <w:lvlText w:val=""/>
      <w:lvlJc w:val="left"/>
      <w:pPr>
        <w:ind w:left="4320" w:hanging="360"/>
      </w:pPr>
      <w:rPr>
        <w:rFonts w:hint="default" w:ascii="Wingdings" w:hAnsi="Wingdings"/>
      </w:rPr>
    </w:lvl>
    <w:lvl w:ilvl="6" w:tplc="B63CBCDC">
      <w:start w:val="1"/>
      <w:numFmt w:val="bullet"/>
      <w:lvlText w:val=""/>
      <w:lvlJc w:val="left"/>
      <w:pPr>
        <w:ind w:left="5040" w:hanging="360"/>
      </w:pPr>
      <w:rPr>
        <w:rFonts w:hint="default" w:ascii="Symbol" w:hAnsi="Symbol"/>
      </w:rPr>
    </w:lvl>
    <w:lvl w:ilvl="7" w:tplc="EB908F94">
      <w:start w:val="1"/>
      <w:numFmt w:val="bullet"/>
      <w:lvlText w:val="o"/>
      <w:lvlJc w:val="left"/>
      <w:pPr>
        <w:ind w:left="5760" w:hanging="360"/>
      </w:pPr>
      <w:rPr>
        <w:rFonts w:hint="default" w:ascii="Courier New" w:hAnsi="Courier New"/>
      </w:rPr>
    </w:lvl>
    <w:lvl w:ilvl="8" w:tplc="C428B0AC">
      <w:start w:val="1"/>
      <w:numFmt w:val="bullet"/>
      <w:lvlText w:val=""/>
      <w:lvlJc w:val="left"/>
      <w:pPr>
        <w:ind w:left="6480" w:hanging="360"/>
      </w:pPr>
      <w:rPr>
        <w:rFonts w:hint="default" w:ascii="Wingdings" w:hAnsi="Wingdings"/>
      </w:rPr>
    </w:lvl>
  </w:abstractNum>
  <w:abstractNum w:abstractNumId="24" w15:restartNumberingAfterBreak="0">
    <w:nsid w:val="66D53F45"/>
    <w:multiLevelType w:val="hybridMultilevel"/>
    <w:tmpl w:val="EFB23700"/>
    <w:lvl w:ilvl="0" w:tplc="6188F99E">
      <w:start w:val="1"/>
      <w:numFmt w:val="bullet"/>
      <w:lvlText w:val="•"/>
      <w:lvlJc w:val="left"/>
      <w:pPr>
        <w:tabs>
          <w:tab w:val="num" w:pos="720"/>
        </w:tabs>
        <w:ind w:left="720" w:hanging="360"/>
      </w:pPr>
      <w:rPr>
        <w:rFonts w:hint="default" w:ascii="Arial" w:hAnsi="Arial"/>
      </w:rPr>
    </w:lvl>
    <w:lvl w:ilvl="1" w:tplc="E51E3A24" w:tentative="1">
      <w:start w:val="1"/>
      <w:numFmt w:val="bullet"/>
      <w:lvlText w:val="•"/>
      <w:lvlJc w:val="left"/>
      <w:pPr>
        <w:tabs>
          <w:tab w:val="num" w:pos="1440"/>
        </w:tabs>
        <w:ind w:left="1440" w:hanging="360"/>
      </w:pPr>
      <w:rPr>
        <w:rFonts w:hint="default" w:ascii="Arial" w:hAnsi="Arial"/>
      </w:rPr>
    </w:lvl>
    <w:lvl w:ilvl="2" w:tplc="E9109130" w:tentative="1">
      <w:start w:val="1"/>
      <w:numFmt w:val="bullet"/>
      <w:lvlText w:val="•"/>
      <w:lvlJc w:val="left"/>
      <w:pPr>
        <w:tabs>
          <w:tab w:val="num" w:pos="2160"/>
        </w:tabs>
        <w:ind w:left="2160" w:hanging="360"/>
      </w:pPr>
      <w:rPr>
        <w:rFonts w:hint="default" w:ascii="Arial" w:hAnsi="Arial"/>
      </w:rPr>
    </w:lvl>
    <w:lvl w:ilvl="3" w:tplc="787EE0C6" w:tentative="1">
      <w:start w:val="1"/>
      <w:numFmt w:val="bullet"/>
      <w:lvlText w:val="•"/>
      <w:lvlJc w:val="left"/>
      <w:pPr>
        <w:tabs>
          <w:tab w:val="num" w:pos="2880"/>
        </w:tabs>
        <w:ind w:left="2880" w:hanging="360"/>
      </w:pPr>
      <w:rPr>
        <w:rFonts w:hint="default" w:ascii="Arial" w:hAnsi="Arial"/>
      </w:rPr>
    </w:lvl>
    <w:lvl w:ilvl="4" w:tplc="989E7E1A" w:tentative="1">
      <w:start w:val="1"/>
      <w:numFmt w:val="bullet"/>
      <w:lvlText w:val="•"/>
      <w:lvlJc w:val="left"/>
      <w:pPr>
        <w:tabs>
          <w:tab w:val="num" w:pos="3600"/>
        </w:tabs>
        <w:ind w:left="3600" w:hanging="360"/>
      </w:pPr>
      <w:rPr>
        <w:rFonts w:hint="default" w:ascii="Arial" w:hAnsi="Arial"/>
      </w:rPr>
    </w:lvl>
    <w:lvl w:ilvl="5" w:tplc="29946BD0" w:tentative="1">
      <w:start w:val="1"/>
      <w:numFmt w:val="bullet"/>
      <w:lvlText w:val="•"/>
      <w:lvlJc w:val="left"/>
      <w:pPr>
        <w:tabs>
          <w:tab w:val="num" w:pos="4320"/>
        </w:tabs>
        <w:ind w:left="4320" w:hanging="360"/>
      </w:pPr>
      <w:rPr>
        <w:rFonts w:hint="default" w:ascii="Arial" w:hAnsi="Arial"/>
      </w:rPr>
    </w:lvl>
    <w:lvl w:ilvl="6" w:tplc="8F4863D0" w:tentative="1">
      <w:start w:val="1"/>
      <w:numFmt w:val="bullet"/>
      <w:lvlText w:val="•"/>
      <w:lvlJc w:val="left"/>
      <w:pPr>
        <w:tabs>
          <w:tab w:val="num" w:pos="5040"/>
        </w:tabs>
        <w:ind w:left="5040" w:hanging="360"/>
      </w:pPr>
      <w:rPr>
        <w:rFonts w:hint="default" w:ascii="Arial" w:hAnsi="Arial"/>
      </w:rPr>
    </w:lvl>
    <w:lvl w:ilvl="7" w:tplc="A686F496" w:tentative="1">
      <w:start w:val="1"/>
      <w:numFmt w:val="bullet"/>
      <w:lvlText w:val="•"/>
      <w:lvlJc w:val="left"/>
      <w:pPr>
        <w:tabs>
          <w:tab w:val="num" w:pos="5760"/>
        </w:tabs>
        <w:ind w:left="5760" w:hanging="360"/>
      </w:pPr>
      <w:rPr>
        <w:rFonts w:hint="default" w:ascii="Arial" w:hAnsi="Arial"/>
      </w:rPr>
    </w:lvl>
    <w:lvl w:ilvl="8" w:tplc="D36C5FDC" w:tentative="1">
      <w:start w:val="1"/>
      <w:numFmt w:val="bullet"/>
      <w:lvlText w:val="•"/>
      <w:lvlJc w:val="left"/>
      <w:pPr>
        <w:tabs>
          <w:tab w:val="num" w:pos="6480"/>
        </w:tabs>
        <w:ind w:left="6480" w:hanging="360"/>
      </w:pPr>
      <w:rPr>
        <w:rFonts w:hint="default" w:ascii="Arial" w:hAnsi="Arial"/>
      </w:rPr>
    </w:lvl>
  </w:abstractNum>
  <w:abstractNum w:abstractNumId="25" w15:restartNumberingAfterBreak="0">
    <w:nsid w:val="675C1493"/>
    <w:multiLevelType w:val="hybridMultilevel"/>
    <w:tmpl w:val="FFFFFFFF"/>
    <w:lvl w:ilvl="0" w:tplc="DED408E0">
      <w:start w:val="1"/>
      <w:numFmt w:val="bullet"/>
      <w:lvlText w:val=""/>
      <w:lvlJc w:val="left"/>
      <w:pPr>
        <w:ind w:left="720" w:hanging="360"/>
      </w:pPr>
      <w:rPr>
        <w:rFonts w:hint="default" w:ascii="Symbol" w:hAnsi="Symbol"/>
      </w:rPr>
    </w:lvl>
    <w:lvl w:ilvl="1" w:tplc="D390ECBA">
      <w:start w:val="1"/>
      <w:numFmt w:val="bullet"/>
      <w:lvlText w:val="o"/>
      <w:lvlJc w:val="left"/>
      <w:pPr>
        <w:ind w:left="1440" w:hanging="360"/>
      </w:pPr>
      <w:rPr>
        <w:rFonts w:hint="default" w:ascii="Courier New" w:hAnsi="Courier New"/>
      </w:rPr>
    </w:lvl>
    <w:lvl w:ilvl="2" w:tplc="555AB3AC">
      <w:start w:val="1"/>
      <w:numFmt w:val="bullet"/>
      <w:lvlText w:val=""/>
      <w:lvlJc w:val="left"/>
      <w:pPr>
        <w:ind w:left="2160" w:hanging="360"/>
      </w:pPr>
      <w:rPr>
        <w:rFonts w:hint="default" w:ascii="Wingdings" w:hAnsi="Wingdings"/>
      </w:rPr>
    </w:lvl>
    <w:lvl w:ilvl="3" w:tplc="63180B20">
      <w:start w:val="1"/>
      <w:numFmt w:val="bullet"/>
      <w:lvlText w:val=""/>
      <w:lvlJc w:val="left"/>
      <w:pPr>
        <w:ind w:left="2880" w:hanging="360"/>
      </w:pPr>
      <w:rPr>
        <w:rFonts w:hint="default" w:ascii="Symbol" w:hAnsi="Symbol"/>
      </w:rPr>
    </w:lvl>
    <w:lvl w:ilvl="4" w:tplc="44B2E5BA">
      <w:start w:val="1"/>
      <w:numFmt w:val="bullet"/>
      <w:lvlText w:val="o"/>
      <w:lvlJc w:val="left"/>
      <w:pPr>
        <w:ind w:left="3600" w:hanging="360"/>
      </w:pPr>
      <w:rPr>
        <w:rFonts w:hint="default" w:ascii="Courier New" w:hAnsi="Courier New"/>
      </w:rPr>
    </w:lvl>
    <w:lvl w:ilvl="5" w:tplc="BDC0088A">
      <w:start w:val="1"/>
      <w:numFmt w:val="bullet"/>
      <w:lvlText w:val=""/>
      <w:lvlJc w:val="left"/>
      <w:pPr>
        <w:ind w:left="4320" w:hanging="360"/>
      </w:pPr>
      <w:rPr>
        <w:rFonts w:hint="default" w:ascii="Wingdings" w:hAnsi="Wingdings"/>
      </w:rPr>
    </w:lvl>
    <w:lvl w:ilvl="6" w:tplc="E904FBF6">
      <w:start w:val="1"/>
      <w:numFmt w:val="bullet"/>
      <w:lvlText w:val=""/>
      <w:lvlJc w:val="left"/>
      <w:pPr>
        <w:ind w:left="5040" w:hanging="360"/>
      </w:pPr>
      <w:rPr>
        <w:rFonts w:hint="default" w:ascii="Symbol" w:hAnsi="Symbol"/>
      </w:rPr>
    </w:lvl>
    <w:lvl w:ilvl="7" w:tplc="98C66482">
      <w:start w:val="1"/>
      <w:numFmt w:val="bullet"/>
      <w:lvlText w:val="o"/>
      <w:lvlJc w:val="left"/>
      <w:pPr>
        <w:ind w:left="5760" w:hanging="360"/>
      </w:pPr>
      <w:rPr>
        <w:rFonts w:hint="default" w:ascii="Courier New" w:hAnsi="Courier New"/>
      </w:rPr>
    </w:lvl>
    <w:lvl w:ilvl="8" w:tplc="34B20A94">
      <w:start w:val="1"/>
      <w:numFmt w:val="bullet"/>
      <w:lvlText w:val=""/>
      <w:lvlJc w:val="left"/>
      <w:pPr>
        <w:ind w:left="6480" w:hanging="360"/>
      </w:pPr>
      <w:rPr>
        <w:rFonts w:hint="default" w:ascii="Wingdings" w:hAnsi="Wingdings"/>
      </w:rPr>
    </w:lvl>
  </w:abstractNum>
  <w:abstractNum w:abstractNumId="26" w15:restartNumberingAfterBreak="0">
    <w:nsid w:val="6D7B6798"/>
    <w:multiLevelType w:val="hybridMultilevel"/>
    <w:tmpl w:val="FFFFFFFF"/>
    <w:lvl w:ilvl="0" w:tplc="EEC80E0E">
      <w:start w:val="1"/>
      <w:numFmt w:val="bullet"/>
      <w:lvlText w:val=""/>
      <w:lvlJc w:val="left"/>
      <w:pPr>
        <w:ind w:left="720" w:hanging="360"/>
      </w:pPr>
      <w:rPr>
        <w:rFonts w:hint="default" w:ascii="Symbol" w:hAnsi="Symbol"/>
      </w:rPr>
    </w:lvl>
    <w:lvl w:ilvl="1" w:tplc="A55E7CE8">
      <w:start w:val="1"/>
      <w:numFmt w:val="bullet"/>
      <w:lvlText w:val="o"/>
      <w:lvlJc w:val="left"/>
      <w:pPr>
        <w:ind w:left="1440" w:hanging="360"/>
      </w:pPr>
      <w:rPr>
        <w:rFonts w:hint="default" w:ascii="Courier New" w:hAnsi="Courier New"/>
      </w:rPr>
    </w:lvl>
    <w:lvl w:ilvl="2" w:tplc="36AA606A">
      <w:start w:val="1"/>
      <w:numFmt w:val="bullet"/>
      <w:lvlText w:val=""/>
      <w:lvlJc w:val="left"/>
      <w:pPr>
        <w:ind w:left="2160" w:hanging="360"/>
      </w:pPr>
      <w:rPr>
        <w:rFonts w:hint="default" w:ascii="Symbol" w:hAnsi="Symbol"/>
      </w:rPr>
    </w:lvl>
    <w:lvl w:ilvl="3" w:tplc="358CB552">
      <w:start w:val="1"/>
      <w:numFmt w:val="bullet"/>
      <w:lvlText w:val=""/>
      <w:lvlJc w:val="left"/>
      <w:pPr>
        <w:ind w:left="2880" w:hanging="360"/>
      </w:pPr>
      <w:rPr>
        <w:rFonts w:hint="default" w:ascii="Symbol" w:hAnsi="Symbol"/>
      </w:rPr>
    </w:lvl>
    <w:lvl w:ilvl="4" w:tplc="A73AFDE2">
      <w:start w:val="1"/>
      <w:numFmt w:val="bullet"/>
      <w:lvlText w:val="o"/>
      <w:lvlJc w:val="left"/>
      <w:pPr>
        <w:ind w:left="3600" w:hanging="360"/>
      </w:pPr>
      <w:rPr>
        <w:rFonts w:hint="default" w:ascii="Courier New" w:hAnsi="Courier New"/>
      </w:rPr>
    </w:lvl>
    <w:lvl w:ilvl="5" w:tplc="53AC5CC2">
      <w:start w:val="1"/>
      <w:numFmt w:val="bullet"/>
      <w:lvlText w:val=""/>
      <w:lvlJc w:val="left"/>
      <w:pPr>
        <w:ind w:left="4320" w:hanging="360"/>
      </w:pPr>
      <w:rPr>
        <w:rFonts w:hint="default" w:ascii="Wingdings" w:hAnsi="Wingdings"/>
      </w:rPr>
    </w:lvl>
    <w:lvl w:ilvl="6" w:tplc="DBC46928">
      <w:start w:val="1"/>
      <w:numFmt w:val="bullet"/>
      <w:lvlText w:val=""/>
      <w:lvlJc w:val="left"/>
      <w:pPr>
        <w:ind w:left="5040" w:hanging="360"/>
      </w:pPr>
      <w:rPr>
        <w:rFonts w:hint="default" w:ascii="Symbol" w:hAnsi="Symbol"/>
      </w:rPr>
    </w:lvl>
    <w:lvl w:ilvl="7" w:tplc="ADBEE9E0">
      <w:start w:val="1"/>
      <w:numFmt w:val="bullet"/>
      <w:lvlText w:val="o"/>
      <w:lvlJc w:val="left"/>
      <w:pPr>
        <w:ind w:left="5760" w:hanging="360"/>
      </w:pPr>
      <w:rPr>
        <w:rFonts w:hint="default" w:ascii="Courier New" w:hAnsi="Courier New"/>
      </w:rPr>
    </w:lvl>
    <w:lvl w:ilvl="8" w:tplc="E716BFA8">
      <w:start w:val="1"/>
      <w:numFmt w:val="bullet"/>
      <w:lvlText w:val=""/>
      <w:lvlJc w:val="left"/>
      <w:pPr>
        <w:ind w:left="6480" w:hanging="360"/>
      </w:pPr>
      <w:rPr>
        <w:rFonts w:hint="default" w:ascii="Wingdings" w:hAnsi="Wingdings"/>
      </w:rPr>
    </w:lvl>
  </w:abstractNum>
  <w:abstractNum w:abstractNumId="27" w15:restartNumberingAfterBreak="0">
    <w:nsid w:val="6EBF6310"/>
    <w:multiLevelType w:val="hybridMultilevel"/>
    <w:tmpl w:val="FFFFFFFF"/>
    <w:lvl w:ilvl="0" w:tplc="6F64CFA0">
      <w:start w:val="1"/>
      <w:numFmt w:val="bullet"/>
      <w:lvlText w:val=""/>
      <w:lvlJc w:val="left"/>
      <w:pPr>
        <w:ind w:left="720" w:hanging="360"/>
      </w:pPr>
      <w:rPr>
        <w:rFonts w:hint="default" w:ascii="Symbol" w:hAnsi="Symbol"/>
      </w:rPr>
    </w:lvl>
    <w:lvl w:ilvl="1" w:tplc="D2CA0E6A">
      <w:start w:val="1"/>
      <w:numFmt w:val="bullet"/>
      <w:lvlText w:val="o"/>
      <w:lvlJc w:val="left"/>
      <w:pPr>
        <w:ind w:left="1440" w:hanging="360"/>
      </w:pPr>
      <w:rPr>
        <w:rFonts w:hint="default" w:ascii="Courier New" w:hAnsi="Courier New"/>
      </w:rPr>
    </w:lvl>
    <w:lvl w:ilvl="2" w:tplc="55AAD932">
      <w:start w:val="1"/>
      <w:numFmt w:val="bullet"/>
      <w:lvlText w:val=""/>
      <w:lvlJc w:val="left"/>
      <w:pPr>
        <w:ind w:left="2160" w:hanging="360"/>
      </w:pPr>
      <w:rPr>
        <w:rFonts w:hint="default" w:ascii="Wingdings" w:hAnsi="Wingdings"/>
      </w:rPr>
    </w:lvl>
    <w:lvl w:ilvl="3" w:tplc="E800FA12">
      <w:start w:val="1"/>
      <w:numFmt w:val="bullet"/>
      <w:lvlText w:val=""/>
      <w:lvlJc w:val="left"/>
      <w:pPr>
        <w:ind w:left="2880" w:hanging="360"/>
      </w:pPr>
      <w:rPr>
        <w:rFonts w:hint="default" w:ascii="Symbol" w:hAnsi="Symbol"/>
      </w:rPr>
    </w:lvl>
    <w:lvl w:ilvl="4" w:tplc="399EB82E">
      <w:start w:val="1"/>
      <w:numFmt w:val="bullet"/>
      <w:lvlText w:val="o"/>
      <w:lvlJc w:val="left"/>
      <w:pPr>
        <w:ind w:left="3600" w:hanging="360"/>
      </w:pPr>
      <w:rPr>
        <w:rFonts w:hint="default" w:ascii="Courier New" w:hAnsi="Courier New"/>
      </w:rPr>
    </w:lvl>
    <w:lvl w:ilvl="5" w:tplc="699CF790">
      <w:start w:val="1"/>
      <w:numFmt w:val="bullet"/>
      <w:lvlText w:val=""/>
      <w:lvlJc w:val="left"/>
      <w:pPr>
        <w:ind w:left="4320" w:hanging="360"/>
      </w:pPr>
      <w:rPr>
        <w:rFonts w:hint="default" w:ascii="Wingdings" w:hAnsi="Wingdings"/>
      </w:rPr>
    </w:lvl>
    <w:lvl w:ilvl="6" w:tplc="DE40C59A">
      <w:start w:val="1"/>
      <w:numFmt w:val="bullet"/>
      <w:lvlText w:val=""/>
      <w:lvlJc w:val="left"/>
      <w:pPr>
        <w:ind w:left="5040" w:hanging="360"/>
      </w:pPr>
      <w:rPr>
        <w:rFonts w:hint="default" w:ascii="Symbol" w:hAnsi="Symbol"/>
      </w:rPr>
    </w:lvl>
    <w:lvl w:ilvl="7" w:tplc="55700C60">
      <w:start w:val="1"/>
      <w:numFmt w:val="bullet"/>
      <w:lvlText w:val="o"/>
      <w:lvlJc w:val="left"/>
      <w:pPr>
        <w:ind w:left="5760" w:hanging="360"/>
      </w:pPr>
      <w:rPr>
        <w:rFonts w:hint="default" w:ascii="Courier New" w:hAnsi="Courier New"/>
      </w:rPr>
    </w:lvl>
    <w:lvl w:ilvl="8" w:tplc="282A22C2">
      <w:start w:val="1"/>
      <w:numFmt w:val="bullet"/>
      <w:lvlText w:val=""/>
      <w:lvlJc w:val="left"/>
      <w:pPr>
        <w:ind w:left="6480" w:hanging="360"/>
      </w:pPr>
      <w:rPr>
        <w:rFonts w:hint="default" w:ascii="Wingdings" w:hAnsi="Wingdings"/>
      </w:rPr>
    </w:lvl>
  </w:abstractNum>
  <w:abstractNum w:abstractNumId="28" w15:restartNumberingAfterBreak="0">
    <w:nsid w:val="76184281"/>
    <w:multiLevelType w:val="hybridMultilevel"/>
    <w:tmpl w:val="FFFFFFFF"/>
    <w:lvl w:ilvl="0" w:tplc="45007AE2">
      <w:start w:val="1"/>
      <w:numFmt w:val="bullet"/>
      <w:lvlText w:val=""/>
      <w:lvlJc w:val="left"/>
      <w:pPr>
        <w:ind w:left="720" w:hanging="360"/>
      </w:pPr>
      <w:rPr>
        <w:rFonts w:hint="default" w:ascii="Symbol" w:hAnsi="Symbol"/>
      </w:rPr>
    </w:lvl>
    <w:lvl w:ilvl="1" w:tplc="9A5AFE60">
      <w:start w:val="1"/>
      <w:numFmt w:val="bullet"/>
      <w:lvlText w:val=""/>
      <w:lvlJc w:val="left"/>
      <w:pPr>
        <w:ind w:left="1440" w:hanging="360"/>
      </w:pPr>
      <w:rPr>
        <w:rFonts w:hint="default" w:ascii="Symbol" w:hAnsi="Symbol"/>
      </w:rPr>
    </w:lvl>
    <w:lvl w:ilvl="2" w:tplc="44EEB5B4">
      <w:start w:val="1"/>
      <w:numFmt w:val="bullet"/>
      <w:lvlText w:val=""/>
      <w:lvlJc w:val="left"/>
      <w:pPr>
        <w:ind w:left="2160" w:hanging="360"/>
      </w:pPr>
      <w:rPr>
        <w:rFonts w:hint="default" w:ascii="Wingdings" w:hAnsi="Wingdings"/>
      </w:rPr>
    </w:lvl>
    <w:lvl w:ilvl="3" w:tplc="47144C8A">
      <w:start w:val="1"/>
      <w:numFmt w:val="bullet"/>
      <w:lvlText w:val=""/>
      <w:lvlJc w:val="left"/>
      <w:pPr>
        <w:ind w:left="2880" w:hanging="360"/>
      </w:pPr>
      <w:rPr>
        <w:rFonts w:hint="default" w:ascii="Symbol" w:hAnsi="Symbol"/>
      </w:rPr>
    </w:lvl>
    <w:lvl w:ilvl="4" w:tplc="98A469F8">
      <w:start w:val="1"/>
      <w:numFmt w:val="bullet"/>
      <w:lvlText w:val="o"/>
      <w:lvlJc w:val="left"/>
      <w:pPr>
        <w:ind w:left="3600" w:hanging="360"/>
      </w:pPr>
      <w:rPr>
        <w:rFonts w:hint="default" w:ascii="Courier New" w:hAnsi="Courier New"/>
      </w:rPr>
    </w:lvl>
    <w:lvl w:ilvl="5" w:tplc="B5B673AE">
      <w:start w:val="1"/>
      <w:numFmt w:val="bullet"/>
      <w:lvlText w:val=""/>
      <w:lvlJc w:val="left"/>
      <w:pPr>
        <w:ind w:left="4320" w:hanging="360"/>
      </w:pPr>
      <w:rPr>
        <w:rFonts w:hint="default" w:ascii="Wingdings" w:hAnsi="Wingdings"/>
      </w:rPr>
    </w:lvl>
    <w:lvl w:ilvl="6" w:tplc="634CE3C4">
      <w:start w:val="1"/>
      <w:numFmt w:val="bullet"/>
      <w:lvlText w:val=""/>
      <w:lvlJc w:val="left"/>
      <w:pPr>
        <w:ind w:left="5040" w:hanging="360"/>
      </w:pPr>
      <w:rPr>
        <w:rFonts w:hint="default" w:ascii="Symbol" w:hAnsi="Symbol"/>
      </w:rPr>
    </w:lvl>
    <w:lvl w:ilvl="7" w:tplc="607A914A">
      <w:start w:val="1"/>
      <w:numFmt w:val="bullet"/>
      <w:lvlText w:val="o"/>
      <w:lvlJc w:val="left"/>
      <w:pPr>
        <w:ind w:left="5760" w:hanging="360"/>
      </w:pPr>
      <w:rPr>
        <w:rFonts w:hint="default" w:ascii="Courier New" w:hAnsi="Courier New"/>
      </w:rPr>
    </w:lvl>
    <w:lvl w:ilvl="8" w:tplc="579ECF20">
      <w:start w:val="1"/>
      <w:numFmt w:val="bullet"/>
      <w:lvlText w:val=""/>
      <w:lvlJc w:val="left"/>
      <w:pPr>
        <w:ind w:left="6480" w:hanging="360"/>
      </w:pPr>
      <w:rPr>
        <w:rFonts w:hint="default" w:ascii="Wingdings" w:hAnsi="Wingdings"/>
      </w:rPr>
    </w:lvl>
  </w:abstractNum>
  <w:abstractNum w:abstractNumId="29" w15:restartNumberingAfterBreak="0">
    <w:nsid w:val="785E0D81"/>
    <w:multiLevelType w:val="hybridMultilevel"/>
    <w:tmpl w:val="FFFFFFFF"/>
    <w:lvl w:ilvl="0" w:tplc="5C6C0A90">
      <w:start w:val="1"/>
      <w:numFmt w:val="bullet"/>
      <w:lvlText w:val=""/>
      <w:lvlJc w:val="left"/>
      <w:pPr>
        <w:ind w:left="720" w:hanging="360"/>
      </w:pPr>
      <w:rPr>
        <w:rFonts w:hint="default" w:ascii="Symbol" w:hAnsi="Symbol"/>
      </w:rPr>
    </w:lvl>
    <w:lvl w:ilvl="1" w:tplc="AF9A1B3E">
      <w:start w:val="1"/>
      <w:numFmt w:val="bullet"/>
      <w:lvlText w:val="o"/>
      <w:lvlJc w:val="left"/>
      <w:pPr>
        <w:ind w:left="1440" w:hanging="360"/>
      </w:pPr>
      <w:rPr>
        <w:rFonts w:hint="default" w:ascii="Courier New" w:hAnsi="Courier New"/>
      </w:rPr>
    </w:lvl>
    <w:lvl w:ilvl="2" w:tplc="6E9E0ABE">
      <w:start w:val="1"/>
      <w:numFmt w:val="bullet"/>
      <w:lvlText w:val=""/>
      <w:lvlJc w:val="left"/>
      <w:pPr>
        <w:ind w:left="2160" w:hanging="360"/>
      </w:pPr>
      <w:rPr>
        <w:rFonts w:hint="default" w:ascii="Wingdings" w:hAnsi="Wingdings"/>
      </w:rPr>
    </w:lvl>
    <w:lvl w:ilvl="3" w:tplc="9C6EB216">
      <w:start w:val="1"/>
      <w:numFmt w:val="bullet"/>
      <w:lvlText w:val=""/>
      <w:lvlJc w:val="left"/>
      <w:pPr>
        <w:ind w:left="2880" w:hanging="360"/>
      </w:pPr>
      <w:rPr>
        <w:rFonts w:hint="default" w:ascii="Symbol" w:hAnsi="Symbol"/>
      </w:rPr>
    </w:lvl>
    <w:lvl w:ilvl="4" w:tplc="80C688A4">
      <w:start w:val="1"/>
      <w:numFmt w:val="bullet"/>
      <w:lvlText w:val="o"/>
      <w:lvlJc w:val="left"/>
      <w:pPr>
        <w:ind w:left="3600" w:hanging="360"/>
      </w:pPr>
      <w:rPr>
        <w:rFonts w:hint="default" w:ascii="Courier New" w:hAnsi="Courier New"/>
      </w:rPr>
    </w:lvl>
    <w:lvl w:ilvl="5" w:tplc="65ECA068">
      <w:start w:val="1"/>
      <w:numFmt w:val="bullet"/>
      <w:lvlText w:val=""/>
      <w:lvlJc w:val="left"/>
      <w:pPr>
        <w:ind w:left="4320" w:hanging="360"/>
      </w:pPr>
      <w:rPr>
        <w:rFonts w:hint="default" w:ascii="Wingdings" w:hAnsi="Wingdings"/>
      </w:rPr>
    </w:lvl>
    <w:lvl w:ilvl="6" w:tplc="647EAFA6">
      <w:start w:val="1"/>
      <w:numFmt w:val="bullet"/>
      <w:lvlText w:val=""/>
      <w:lvlJc w:val="left"/>
      <w:pPr>
        <w:ind w:left="5040" w:hanging="360"/>
      </w:pPr>
      <w:rPr>
        <w:rFonts w:hint="default" w:ascii="Symbol" w:hAnsi="Symbol"/>
      </w:rPr>
    </w:lvl>
    <w:lvl w:ilvl="7" w:tplc="29B6A1D2">
      <w:start w:val="1"/>
      <w:numFmt w:val="bullet"/>
      <w:lvlText w:val="o"/>
      <w:lvlJc w:val="left"/>
      <w:pPr>
        <w:ind w:left="5760" w:hanging="360"/>
      </w:pPr>
      <w:rPr>
        <w:rFonts w:hint="default" w:ascii="Courier New" w:hAnsi="Courier New"/>
      </w:rPr>
    </w:lvl>
    <w:lvl w:ilvl="8" w:tplc="95E85B8C">
      <w:start w:val="1"/>
      <w:numFmt w:val="bullet"/>
      <w:lvlText w:val=""/>
      <w:lvlJc w:val="left"/>
      <w:pPr>
        <w:ind w:left="6480" w:hanging="360"/>
      </w:pPr>
      <w:rPr>
        <w:rFonts w:hint="default" w:ascii="Wingdings" w:hAnsi="Wingdings"/>
      </w:rPr>
    </w:lvl>
  </w:abstractNum>
  <w:abstractNum w:abstractNumId="30" w15:restartNumberingAfterBreak="0">
    <w:nsid w:val="78C502BF"/>
    <w:multiLevelType w:val="hybridMultilevel"/>
    <w:tmpl w:val="01D21BC6"/>
    <w:lvl w:ilvl="0" w:tplc="E23818DE">
      <w:start w:val="1"/>
      <w:numFmt w:val="bullet"/>
      <w:lvlText w:val="•"/>
      <w:lvlJc w:val="left"/>
      <w:pPr>
        <w:tabs>
          <w:tab w:val="num" w:pos="720"/>
        </w:tabs>
        <w:ind w:left="720" w:hanging="360"/>
      </w:pPr>
      <w:rPr>
        <w:rFonts w:hint="default" w:ascii="Arial" w:hAnsi="Arial"/>
      </w:rPr>
    </w:lvl>
    <w:lvl w:ilvl="1" w:tplc="3D508946">
      <w:start w:val="1"/>
      <w:numFmt w:val="bullet"/>
      <w:lvlText w:val="•"/>
      <w:lvlJc w:val="left"/>
      <w:pPr>
        <w:tabs>
          <w:tab w:val="num" w:pos="1440"/>
        </w:tabs>
        <w:ind w:left="1440" w:hanging="360"/>
      </w:pPr>
      <w:rPr>
        <w:rFonts w:hint="default" w:ascii="Arial" w:hAnsi="Arial"/>
      </w:rPr>
    </w:lvl>
    <w:lvl w:ilvl="2" w:tplc="B614D642">
      <w:start w:val="1"/>
      <w:numFmt w:val="bullet"/>
      <w:lvlText w:val="•"/>
      <w:lvlJc w:val="left"/>
      <w:pPr>
        <w:tabs>
          <w:tab w:val="num" w:pos="2160"/>
        </w:tabs>
        <w:ind w:left="2160" w:hanging="360"/>
      </w:pPr>
      <w:rPr>
        <w:rFonts w:hint="default" w:ascii="Arial" w:hAnsi="Arial"/>
      </w:rPr>
    </w:lvl>
    <w:lvl w:ilvl="3" w:tplc="606A5FD0" w:tentative="1">
      <w:start w:val="1"/>
      <w:numFmt w:val="bullet"/>
      <w:lvlText w:val="•"/>
      <w:lvlJc w:val="left"/>
      <w:pPr>
        <w:tabs>
          <w:tab w:val="num" w:pos="2880"/>
        </w:tabs>
        <w:ind w:left="2880" w:hanging="360"/>
      </w:pPr>
      <w:rPr>
        <w:rFonts w:hint="default" w:ascii="Arial" w:hAnsi="Arial"/>
      </w:rPr>
    </w:lvl>
    <w:lvl w:ilvl="4" w:tplc="40823644" w:tentative="1">
      <w:start w:val="1"/>
      <w:numFmt w:val="bullet"/>
      <w:lvlText w:val="•"/>
      <w:lvlJc w:val="left"/>
      <w:pPr>
        <w:tabs>
          <w:tab w:val="num" w:pos="3600"/>
        </w:tabs>
        <w:ind w:left="3600" w:hanging="360"/>
      </w:pPr>
      <w:rPr>
        <w:rFonts w:hint="default" w:ascii="Arial" w:hAnsi="Arial"/>
      </w:rPr>
    </w:lvl>
    <w:lvl w:ilvl="5" w:tplc="359ACAE6" w:tentative="1">
      <w:start w:val="1"/>
      <w:numFmt w:val="bullet"/>
      <w:lvlText w:val="•"/>
      <w:lvlJc w:val="left"/>
      <w:pPr>
        <w:tabs>
          <w:tab w:val="num" w:pos="4320"/>
        </w:tabs>
        <w:ind w:left="4320" w:hanging="360"/>
      </w:pPr>
      <w:rPr>
        <w:rFonts w:hint="default" w:ascii="Arial" w:hAnsi="Arial"/>
      </w:rPr>
    </w:lvl>
    <w:lvl w:ilvl="6" w:tplc="94BA3E24" w:tentative="1">
      <w:start w:val="1"/>
      <w:numFmt w:val="bullet"/>
      <w:lvlText w:val="•"/>
      <w:lvlJc w:val="left"/>
      <w:pPr>
        <w:tabs>
          <w:tab w:val="num" w:pos="5040"/>
        </w:tabs>
        <w:ind w:left="5040" w:hanging="360"/>
      </w:pPr>
      <w:rPr>
        <w:rFonts w:hint="default" w:ascii="Arial" w:hAnsi="Arial"/>
      </w:rPr>
    </w:lvl>
    <w:lvl w:ilvl="7" w:tplc="3BFEEBD4" w:tentative="1">
      <w:start w:val="1"/>
      <w:numFmt w:val="bullet"/>
      <w:lvlText w:val="•"/>
      <w:lvlJc w:val="left"/>
      <w:pPr>
        <w:tabs>
          <w:tab w:val="num" w:pos="5760"/>
        </w:tabs>
        <w:ind w:left="5760" w:hanging="360"/>
      </w:pPr>
      <w:rPr>
        <w:rFonts w:hint="default" w:ascii="Arial" w:hAnsi="Arial"/>
      </w:rPr>
    </w:lvl>
    <w:lvl w:ilvl="8" w:tplc="C546CBEC"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7EA562E2"/>
    <w:multiLevelType w:val="hybridMultilevel"/>
    <w:tmpl w:val="FFFFFFFF"/>
    <w:lvl w:ilvl="0" w:tplc="ABE4CDD4">
      <w:start w:val="1"/>
      <w:numFmt w:val="bullet"/>
      <w:lvlText w:val=""/>
      <w:lvlJc w:val="left"/>
      <w:pPr>
        <w:ind w:left="720" w:hanging="360"/>
      </w:pPr>
      <w:rPr>
        <w:rFonts w:hint="default" w:ascii="Symbol" w:hAnsi="Symbol"/>
      </w:rPr>
    </w:lvl>
    <w:lvl w:ilvl="1" w:tplc="EC4A6012">
      <w:start w:val="1"/>
      <w:numFmt w:val="bullet"/>
      <w:lvlText w:val="o"/>
      <w:lvlJc w:val="left"/>
      <w:pPr>
        <w:ind w:left="1440" w:hanging="360"/>
      </w:pPr>
      <w:rPr>
        <w:rFonts w:hint="default" w:ascii="Courier New" w:hAnsi="Courier New"/>
      </w:rPr>
    </w:lvl>
    <w:lvl w:ilvl="2" w:tplc="FA06713E">
      <w:start w:val="1"/>
      <w:numFmt w:val="bullet"/>
      <w:lvlText w:val=""/>
      <w:lvlJc w:val="left"/>
      <w:pPr>
        <w:ind w:left="2160" w:hanging="360"/>
      </w:pPr>
      <w:rPr>
        <w:rFonts w:hint="default" w:ascii="Wingdings" w:hAnsi="Wingdings"/>
      </w:rPr>
    </w:lvl>
    <w:lvl w:ilvl="3" w:tplc="BF84C172">
      <w:start w:val="1"/>
      <w:numFmt w:val="bullet"/>
      <w:lvlText w:val=""/>
      <w:lvlJc w:val="left"/>
      <w:pPr>
        <w:ind w:left="2880" w:hanging="360"/>
      </w:pPr>
      <w:rPr>
        <w:rFonts w:hint="default" w:ascii="Symbol" w:hAnsi="Symbol"/>
      </w:rPr>
    </w:lvl>
    <w:lvl w:ilvl="4" w:tplc="EDDEFFBE">
      <w:start w:val="1"/>
      <w:numFmt w:val="bullet"/>
      <w:lvlText w:val="o"/>
      <w:lvlJc w:val="left"/>
      <w:pPr>
        <w:ind w:left="3600" w:hanging="360"/>
      </w:pPr>
      <w:rPr>
        <w:rFonts w:hint="default" w:ascii="Courier New" w:hAnsi="Courier New"/>
      </w:rPr>
    </w:lvl>
    <w:lvl w:ilvl="5" w:tplc="BF0260F8">
      <w:start w:val="1"/>
      <w:numFmt w:val="bullet"/>
      <w:lvlText w:val=""/>
      <w:lvlJc w:val="left"/>
      <w:pPr>
        <w:ind w:left="4320" w:hanging="360"/>
      </w:pPr>
      <w:rPr>
        <w:rFonts w:hint="default" w:ascii="Wingdings" w:hAnsi="Wingdings"/>
      </w:rPr>
    </w:lvl>
    <w:lvl w:ilvl="6" w:tplc="71C630F4">
      <w:start w:val="1"/>
      <w:numFmt w:val="bullet"/>
      <w:lvlText w:val=""/>
      <w:lvlJc w:val="left"/>
      <w:pPr>
        <w:ind w:left="5040" w:hanging="360"/>
      </w:pPr>
      <w:rPr>
        <w:rFonts w:hint="default" w:ascii="Symbol" w:hAnsi="Symbol"/>
      </w:rPr>
    </w:lvl>
    <w:lvl w:ilvl="7" w:tplc="8A403ED0">
      <w:start w:val="1"/>
      <w:numFmt w:val="bullet"/>
      <w:lvlText w:val="o"/>
      <w:lvlJc w:val="left"/>
      <w:pPr>
        <w:ind w:left="5760" w:hanging="360"/>
      </w:pPr>
      <w:rPr>
        <w:rFonts w:hint="default" w:ascii="Courier New" w:hAnsi="Courier New"/>
      </w:rPr>
    </w:lvl>
    <w:lvl w:ilvl="8" w:tplc="10D05ED6">
      <w:start w:val="1"/>
      <w:numFmt w:val="bullet"/>
      <w:lvlText w:val=""/>
      <w:lvlJc w:val="left"/>
      <w:pPr>
        <w:ind w:left="6480" w:hanging="360"/>
      </w:pPr>
      <w:rPr>
        <w:rFonts w:hint="default" w:ascii="Wingdings" w:hAnsi="Wingdings"/>
      </w:rPr>
    </w:lvl>
  </w:abstractNum>
  <w:num w:numId="1">
    <w:abstractNumId w:val="16"/>
  </w:num>
  <w:num w:numId="2">
    <w:abstractNumId w:val="30"/>
  </w:num>
  <w:num w:numId="3">
    <w:abstractNumId w:val="24"/>
  </w:num>
  <w:num w:numId="4">
    <w:abstractNumId w:val="12"/>
  </w:num>
  <w:num w:numId="5">
    <w:abstractNumId w:val="20"/>
  </w:num>
  <w:num w:numId="6">
    <w:abstractNumId w:val="15"/>
  </w:num>
  <w:num w:numId="7">
    <w:abstractNumId w:val="10"/>
  </w:num>
  <w:num w:numId="8">
    <w:abstractNumId w:val="31"/>
  </w:num>
  <w:num w:numId="9">
    <w:abstractNumId w:val="23"/>
  </w:num>
  <w:num w:numId="10">
    <w:abstractNumId w:val="29"/>
  </w:num>
  <w:num w:numId="11">
    <w:abstractNumId w:val="17"/>
  </w:num>
  <w:num w:numId="12">
    <w:abstractNumId w:val="19"/>
  </w:num>
  <w:num w:numId="13">
    <w:abstractNumId w:val="18"/>
  </w:num>
  <w:num w:numId="14">
    <w:abstractNumId w:val="0"/>
  </w:num>
  <w:num w:numId="15">
    <w:abstractNumId w:val="4"/>
  </w:num>
  <w:num w:numId="16">
    <w:abstractNumId w:val="27"/>
  </w:num>
  <w:num w:numId="17">
    <w:abstractNumId w:val="22"/>
  </w:num>
  <w:num w:numId="18">
    <w:abstractNumId w:val="5"/>
  </w:num>
  <w:num w:numId="19">
    <w:abstractNumId w:val="25"/>
  </w:num>
  <w:num w:numId="20">
    <w:abstractNumId w:val="6"/>
  </w:num>
  <w:num w:numId="21">
    <w:abstractNumId w:val="7"/>
  </w:num>
  <w:num w:numId="22">
    <w:abstractNumId w:val="13"/>
  </w:num>
  <w:num w:numId="23">
    <w:abstractNumId w:val="11"/>
  </w:num>
  <w:num w:numId="24">
    <w:abstractNumId w:val="9"/>
  </w:num>
  <w:num w:numId="25">
    <w:abstractNumId w:val="3"/>
  </w:num>
  <w:num w:numId="26">
    <w:abstractNumId w:val="2"/>
  </w:num>
  <w:num w:numId="27">
    <w:abstractNumId w:val="28"/>
  </w:num>
  <w:num w:numId="28">
    <w:abstractNumId w:val="14"/>
  </w:num>
  <w:num w:numId="29">
    <w:abstractNumId w:val="26"/>
  </w:num>
  <w:num w:numId="30">
    <w:abstractNumId w:val="1"/>
  </w:num>
  <w:num w:numId="31">
    <w:abstractNumId w:val="8"/>
  </w:num>
  <w:num w:numId="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el Lemay">
    <w15:presenceInfo w15:providerId="AD" w15:userId="S::tuf44624@temple.edu::b7402f46-6a30-4fbd-a95c-a4ae7fe509ae"/>
  </w15:person>
  <w15:person w15:author="Rob Louis Bara">
    <w15:presenceInfo w15:providerId="AD" w15:userId="S::tuj22026@temple.edu::a36d72c0-b3db-498f-b0d4-316bcb7141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B2D"/>
    <w:rsid w:val="00002905"/>
    <w:rsid w:val="00010FE2"/>
    <w:rsid w:val="00020A28"/>
    <w:rsid w:val="00021079"/>
    <w:rsid w:val="00023042"/>
    <w:rsid w:val="00025D26"/>
    <w:rsid w:val="00026188"/>
    <w:rsid w:val="0003019E"/>
    <w:rsid w:val="0003124E"/>
    <w:rsid w:val="0003271A"/>
    <w:rsid w:val="000405DD"/>
    <w:rsid w:val="000423E1"/>
    <w:rsid w:val="00045666"/>
    <w:rsid w:val="00050DD9"/>
    <w:rsid w:val="00051993"/>
    <w:rsid w:val="00057591"/>
    <w:rsid w:val="000622A5"/>
    <w:rsid w:val="000630A8"/>
    <w:rsid w:val="000700D6"/>
    <w:rsid w:val="000735FA"/>
    <w:rsid w:val="00077650"/>
    <w:rsid w:val="0008305F"/>
    <w:rsid w:val="000853A2"/>
    <w:rsid w:val="000861C5"/>
    <w:rsid w:val="00094196"/>
    <w:rsid w:val="000A0B70"/>
    <w:rsid w:val="000A4B59"/>
    <w:rsid w:val="000A55EE"/>
    <w:rsid w:val="000A7DA3"/>
    <w:rsid w:val="000A7DFB"/>
    <w:rsid w:val="000B0436"/>
    <w:rsid w:val="000B19A1"/>
    <w:rsid w:val="000B20CB"/>
    <w:rsid w:val="000B617E"/>
    <w:rsid w:val="000C0E22"/>
    <w:rsid w:val="000C1A73"/>
    <w:rsid w:val="000C622C"/>
    <w:rsid w:val="000C6CCE"/>
    <w:rsid w:val="000C7311"/>
    <w:rsid w:val="000D28E7"/>
    <w:rsid w:val="000D5E89"/>
    <w:rsid w:val="000E2348"/>
    <w:rsid w:val="000E68E8"/>
    <w:rsid w:val="001041BE"/>
    <w:rsid w:val="0010422F"/>
    <w:rsid w:val="00106D54"/>
    <w:rsid w:val="0011614F"/>
    <w:rsid w:val="0012343C"/>
    <w:rsid w:val="0012B63F"/>
    <w:rsid w:val="00130893"/>
    <w:rsid w:val="001378C1"/>
    <w:rsid w:val="001402B5"/>
    <w:rsid w:val="0014168B"/>
    <w:rsid w:val="00144843"/>
    <w:rsid w:val="00156420"/>
    <w:rsid w:val="00157AFA"/>
    <w:rsid w:val="00165057"/>
    <w:rsid w:val="001652D3"/>
    <w:rsid w:val="00167ADD"/>
    <w:rsid w:val="001756A2"/>
    <w:rsid w:val="00177057"/>
    <w:rsid w:val="001814B5"/>
    <w:rsid w:val="00183CA7"/>
    <w:rsid w:val="00184FE6"/>
    <w:rsid w:val="00186095"/>
    <w:rsid w:val="001A6334"/>
    <w:rsid w:val="001A67A0"/>
    <w:rsid w:val="001B2A80"/>
    <w:rsid w:val="001B5F84"/>
    <w:rsid w:val="001C7004"/>
    <w:rsid w:val="001D1B4A"/>
    <w:rsid w:val="001D332F"/>
    <w:rsid w:val="001D5FAE"/>
    <w:rsid w:val="001E4747"/>
    <w:rsid w:val="001E537A"/>
    <w:rsid w:val="001E725B"/>
    <w:rsid w:val="001E74B8"/>
    <w:rsid w:val="001F1B10"/>
    <w:rsid w:val="001F6E70"/>
    <w:rsid w:val="002007EB"/>
    <w:rsid w:val="002023AE"/>
    <w:rsid w:val="00210F83"/>
    <w:rsid w:val="0021340B"/>
    <w:rsid w:val="00217928"/>
    <w:rsid w:val="002209A4"/>
    <w:rsid w:val="00233C33"/>
    <w:rsid w:val="00236E4F"/>
    <w:rsid w:val="00243B40"/>
    <w:rsid w:val="00254872"/>
    <w:rsid w:val="0025648E"/>
    <w:rsid w:val="00257ED1"/>
    <w:rsid w:val="00257F20"/>
    <w:rsid w:val="0026324E"/>
    <w:rsid w:val="00263AF4"/>
    <w:rsid w:val="00265F38"/>
    <w:rsid w:val="00277E39"/>
    <w:rsid w:val="00281586"/>
    <w:rsid w:val="00284A7F"/>
    <w:rsid w:val="00285363"/>
    <w:rsid w:val="00293644"/>
    <w:rsid w:val="0029431A"/>
    <w:rsid w:val="002A687E"/>
    <w:rsid w:val="002A7707"/>
    <w:rsid w:val="002B17AA"/>
    <w:rsid w:val="002B3FF1"/>
    <w:rsid w:val="002B573E"/>
    <w:rsid w:val="002B58AD"/>
    <w:rsid w:val="002B5F95"/>
    <w:rsid w:val="002C2C96"/>
    <w:rsid w:val="002C6CE7"/>
    <w:rsid w:val="002E1D89"/>
    <w:rsid w:val="002E2BC9"/>
    <w:rsid w:val="002E3335"/>
    <w:rsid w:val="002F40D2"/>
    <w:rsid w:val="002F6360"/>
    <w:rsid w:val="002F79F8"/>
    <w:rsid w:val="002F7A2F"/>
    <w:rsid w:val="00301EEC"/>
    <w:rsid w:val="00313EA5"/>
    <w:rsid w:val="00322541"/>
    <w:rsid w:val="00322D47"/>
    <w:rsid w:val="0032387A"/>
    <w:rsid w:val="00330B0F"/>
    <w:rsid w:val="00364E8B"/>
    <w:rsid w:val="00365D34"/>
    <w:rsid w:val="00370441"/>
    <w:rsid w:val="00370AEF"/>
    <w:rsid w:val="00374A3C"/>
    <w:rsid w:val="00377B99"/>
    <w:rsid w:val="00384AE8"/>
    <w:rsid w:val="00384D31"/>
    <w:rsid w:val="00384FB1"/>
    <w:rsid w:val="003854CD"/>
    <w:rsid w:val="0039247E"/>
    <w:rsid w:val="0039457B"/>
    <w:rsid w:val="003A2525"/>
    <w:rsid w:val="003A29BB"/>
    <w:rsid w:val="003A3440"/>
    <w:rsid w:val="003B3273"/>
    <w:rsid w:val="003B3596"/>
    <w:rsid w:val="003B365F"/>
    <w:rsid w:val="003B3807"/>
    <w:rsid w:val="003B4D92"/>
    <w:rsid w:val="003D04B1"/>
    <w:rsid w:val="003D5C37"/>
    <w:rsid w:val="003E2316"/>
    <w:rsid w:val="003E5BD9"/>
    <w:rsid w:val="003F142E"/>
    <w:rsid w:val="003F21CE"/>
    <w:rsid w:val="003F5F2F"/>
    <w:rsid w:val="003F65B1"/>
    <w:rsid w:val="00404691"/>
    <w:rsid w:val="00404BDC"/>
    <w:rsid w:val="00404C15"/>
    <w:rsid w:val="00410EC8"/>
    <w:rsid w:val="00422E91"/>
    <w:rsid w:val="00425336"/>
    <w:rsid w:val="00425841"/>
    <w:rsid w:val="0042597B"/>
    <w:rsid w:val="00437DD0"/>
    <w:rsid w:val="00440878"/>
    <w:rsid w:val="00443AE0"/>
    <w:rsid w:val="004452D3"/>
    <w:rsid w:val="00451435"/>
    <w:rsid w:val="0045292A"/>
    <w:rsid w:val="004540C9"/>
    <w:rsid w:val="00456206"/>
    <w:rsid w:val="004577C4"/>
    <w:rsid w:val="004640DF"/>
    <w:rsid w:val="00472926"/>
    <w:rsid w:val="004734A7"/>
    <w:rsid w:val="004868B3"/>
    <w:rsid w:val="00495537"/>
    <w:rsid w:val="00496B0D"/>
    <w:rsid w:val="00497D45"/>
    <w:rsid w:val="004A2BB9"/>
    <w:rsid w:val="004A4ED9"/>
    <w:rsid w:val="004A54C4"/>
    <w:rsid w:val="004A7CF9"/>
    <w:rsid w:val="004B388B"/>
    <w:rsid w:val="004B4FD4"/>
    <w:rsid w:val="004B5D09"/>
    <w:rsid w:val="004C298A"/>
    <w:rsid w:val="004C4430"/>
    <w:rsid w:val="004D1BA5"/>
    <w:rsid w:val="004D2C43"/>
    <w:rsid w:val="004D487B"/>
    <w:rsid w:val="004E6DED"/>
    <w:rsid w:val="004E6FE9"/>
    <w:rsid w:val="004E71CF"/>
    <w:rsid w:val="004F56F9"/>
    <w:rsid w:val="004F7BCF"/>
    <w:rsid w:val="00501B31"/>
    <w:rsid w:val="00504996"/>
    <w:rsid w:val="005122D9"/>
    <w:rsid w:val="00522FCA"/>
    <w:rsid w:val="00526EBD"/>
    <w:rsid w:val="00536B24"/>
    <w:rsid w:val="0054B7D6"/>
    <w:rsid w:val="00551F74"/>
    <w:rsid w:val="005536EB"/>
    <w:rsid w:val="005616AE"/>
    <w:rsid w:val="00566B94"/>
    <w:rsid w:val="00571723"/>
    <w:rsid w:val="00573C68"/>
    <w:rsid w:val="00580669"/>
    <w:rsid w:val="00585034"/>
    <w:rsid w:val="005916E4"/>
    <w:rsid w:val="0059197F"/>
    <w:rsid w:val="005924B9"/>
    <w:rsid w:val="0059BF71"/>
    <w:rsid w:val="005A0067"/>
    <w:rsid w:val="005A022A"/>
    <w:rsid w:val="005A0A41"/>
    <w:rsid w:val="005A0F3D"/>
    <w:rsid w:val="005A1B91"/>
    <w:rsid w:val="005A24A7"/>
    <w:rsid w:val="005AD647"/>
    <w:rsid w:val="005B493F"/>
    <w:rsid w:val="005C3E20"/>
    <w:rsid w:val="005D0028"/>
    <w:rsid w:val="005D03F6"/>
    <w:rsid w:val="005D4AF6"/>
    <w:rsid w:val="005D6ABB"/>
    <w:rsid w:val="005F49CB"/>
    <w:rsid w:val="00604977"/>
    <w:rsid w:val="00607167"/>
    <w:rsid w:val="0061091B"/>
    <w:rsid w:val="0062036A"/>
    <w:rsid w:val="00623739"/>
    <w:rsid w:val="00624251"/>
    <w:rsid w:val="006369B6"/>
    <w:rsid w:val="006443A5"/>
    <w:rsid w:val="006474B6"/>
    <w:rsid w:val="006501A5"/>
    <w:rsid w:val="0065076E"/>
    <w:rsid w:val="006507E3"/>
    <w:rsid w:val="00656040"/>
    <w:rsid w:val="006573C3"/>
    <w:rsid w:val="00667D8C"/>
    <w:rsid w:val="00674DCA"/>
    <w:rsid w:val="006822D7"/>
    <w:rsid w:val="00682AFE"/>
    <w:rsid w:val="00686649"/>
    <w:rsid w:val="0068775E"/>
    <w:rsid w:val="00692B9E"/>
    <w:rsid w:val="00695E44"/>
    <w:rsid w:val="00697972"/>
    <w:rsid w:val="006B1B82"/>
    <w:rsid w:val="006B4ACD"/>
    <w:rsid w:val="006B4E43"/>
    <w:rsid w:val="006B4F24"/>
    <w:rsid w:val="006C1F8B"/>
    <w:rsid w:val="006C348E"/>
    <w:rsid w:val="006C3E2B"/>
    <w:rsid w:val="006C4559"/>
    <w:rsid w:val="006C60E4"/>
    <w:rsid w:val="006C69C2"/>
    <w:rsid w:val="006D3B2D"/>
    <w:rsid w:val="006D56E9"/>
    <w:rsid w:val="006E1C90"/>
    <w:rsid w:val="006E3172"/>
    <w:rsid w:val="006F1445"/>
    <w:rsid w:val="0070403C"/>
    <w:rsid w:val="007064BA"/>
    <w:rsid w:val="007152E5"/>
    <w:rsid w:val="00717E6C"/>
    <w:rsid w:val="007202C9"/>
    <w:rsid w:val="00721BA0"/>
    <w:rsid w:val="00723A9C"/>
    <w:rsid w:val="00732B1D"/>
    <w:rsid w:val="0074484B"/>
    <w:rsid w:val="007466FE"/>
    <w:rsid w:val="007526AA"/>
    <w:rsid w:val="0076297E"/>
    <w:rsid w:val="00771987"/>
    <w:rsid w:val="00777430"/>
    <w:rsid w:val="00782C7E"/>
    <w:rsid w:val="00782D2A"/>
    <w:rsid w:val="007832D6"/>
    <w:rsid w:val="007869BC"/>
    <w:rsid w:val="0079140E"/>
    <w:rsid w:val="007926D7"/>
    <w:rsid w:val="007933FE"/>
    <w:rsid w:val="007A2006"/>
    <w:rsid w:val="007A446C"/>
    <w:rsid w:val="007A4F90"/>
    <w:rsid w:val="007B3BEB"/>
    <w:rsid w:val="007C0C2B"/>
    <w:rsid w:val="007C1A0B"/>
    <w:rsid w:val="007C56B0"/>
    <w:rsid w:val="007C69F9"/>
    <w:rsid w:val="007C73EE"/>
    <w:rsid w:val="007D2158"/>
    <w:rsid w:val="007D5A3D"/>
    <w:rsid w:val="007E0287"/>
    <w:rsid w:val="007E3434"/>
    <w:rsid w:val="007E43CE"/>
    <w:rsid w:val="007E6013"/>
    <w:rsid w:val="00800A43"/>
    <w:rsid w:val="0080758B"/>
    <w:rsid w:val="00807B79"/>
    <w:rsid w:val="00810390"/>
    <w:rsid w:val="0082030E"/>
    <w:rsid w:val="00823575"/>
    <w:rsid w:val="00827F7B"/>
    <w:rsid w:val="0083347C"/>
    <w:rsid w:val="0084206D"/>
    <w:rsid w:val="00844CC4"/>
    <w:rsid w:val="008473FD"/>
    <w:rsid w:val="00853583"/>
    <w:rsid w:val="008562F6"/>
    <w:rsid w:val="00857E9B"/>
    <w:rsid w:val="008620FD"/>
    <w:rsid w:val="00865C0C"/>
    <w:rsid w:val="00871DDE"/>
    <w:rsid w:val="008732FA"/>
    <w:rsid w:val="00873792"/>
    <w:rsid w:val="00882A37"/>
    <w:rsid w:val="00890D62"/>
    <w:rsid w:val="0089309C"/>
    <w:rsid w:val="008A113C"/>
    <w:rsid w:val="008A6E36"/>
    <w:rsid w:val="008B0F34"/>
    <w:rsid w:val="008B46E2"/>
    <w:rsid w:val="008B5542"/>
    <w:rsid w:val="008BE174"/>
    <w:rsid w:val="008C2AAC"/>
    <w:rsid w:val="008C4A13"/>
    <w:rsid w:val="008C6AAA"/>
    <w:rsid w:val="008D7E41"/>
    <w:rsid w:val="008F762D"/>
    <w:rsid w:val="00903C11"/>
    <w:rsid w:val="0090578A"/>
    <w:rsid w:val="00905B0D"/>
    <w:rsid w:val="00905B2D"/>
    <w:rsid w:val="009108EA"/>
    <w:rsid w:val="00912966"/>
    <w:rsid w:val="00934981"/>
    <w:rsid w:val="00940E63"/>
    <w:rsid w:val="0094663B"/>
    <w:rsid w:val="00951ECA"/>
    <w:rsid w:val="0096269B"/>
    <w:rsid w:val="009740BA"/>
    <w:rsid w:val="00974909"/>
    <w:rsid w:val="009807D1"/>
    <w:rsid w:val="009809F9"/>
    <w:rsid w:val="0098660E"/>
    <w:rsid w:val="00990BD6"/>
    <w:rsid w:val="0099123F"/>
    <w:rsid w:val="009926BA"/>
    <w:rsid w:val="009A081D"/>
    <w:rsid w:val="009A371B"/>
    <w:rsid w:val="009A56EA"/>
    <w:rsid w:val="009A5BA2"/>
    <w:rsid w:val="009A7AC1"/>
    <w:rsid w:val="009B0F92"/>
    <w:rsid w:val="009B39E0"/>
    <w:rsid w:val="009B6D78"/>
    <w:rsid w:val="009B7214"/>
    <w:rsid w:val="009B72BD"/>
    <w:rsid w:val="009B81D6"/>
    <w:rsid w:val="009C34A8"/>
    <w:rsid w:val="009C3CA0"/>
    <w:rsid w:val="009C4E51"/>
    <w:rsid w:val="009D1C90"/>
    <w:rsid w:val="009D43B6"/>
    <w:rsid w:val="009E1CF7"/>
    <w:rsid w:val="009E28A7"/>
    <w:rsid w:val="009E4260"/>
    <w:rsid w:val="009E5127"/>
    <w:rsid w:val="009F0FB1"/>
    <w:rsid w:val="009F30D7"/>
    <w:rsid w:val="009F32D1"/>
    <w:rsid w:val="009F5B3A"/>
    <w:rsid w:val="00A119CB"/>
    <w:rsid w:val="00A17C40"/>
    <w:rsid w:val="00A17FCD"/>
    <w:rsid w:val="00A22CB5"/>
    <w:rsid w:val="00A2607E"/>
    <w:rsid w:val="00A27DB0"/>
    <w:rsid w:val="00A2E944"/>
    <w:rsid w:val="00A301A1"/>
    <w:rsid w:val="00A306B5"/>
    <w:rsid w:val="00A358EA"/>
    <w:rsid w:val="00A42CD1"/>
    <w:rsid w:val="00A43910"/>
    <w:rsid w:val="00A539BB"/>
    <w:rsid w:val="00A662EE"/>
    <w:rsid w:val="00A71432"/>
    <w:rsid w:val="00A753EA"/>
    <w:rsid w:val="00A77F38"/>
    <w:rsid w:val="00A8479A"/>
    <w:rsid w:val="00A84A02"/>
    <w:rsid w:val="00A92AB5"/>
    <w:rsid w:val="00A93E17"/>
    <w:rsid w:val="00AA0C6A"/>
    <w:rsid w:val="00AA2187"/>
    <w:rsid w:val="00AA23BD"/>
    <w:rsid w:val="00AA3236"/>
    <w:rsid w:val="00AB2C98"/>
    <w:rsid w:val="00AB2E30"/>
    <w:rsid w:val="00AB3618"/>
    <w:rsid w:val="00AB72FE"/>
    <w:rsid w:val="00ABB833"/>
    <w:rsid w:val="00AC0747"/>
    <w:rsid w:val="00AC36F5"/>
    <w:rsid w:val="00AE0E41"/>
    <w:rsid w:val="00AE26D0"/>
    <w:rsid w:val="00AF48DA"/>
    <w:rsid w:val="00AF6C50"/>
    <w:rsid w:val="00AF7988"/>
    <w:rsid w:val="00B003A3"/>
    <w:rsid w:val="00B06009"/>
    <w:rsid w:val="00B151D0"/>
    <w:rsid w:val="00B1625F"/>
    <w:rsid w:val="00B17504"/>
    <w:rsid w:val="00B24243"/>
    <w:rsid w:val="00B31FD8"/>
    <w:rsid w:val="00B3428D"/>
    <w:rsid w:val="00B35D98"/>
    <w:rsid w:val="00B47870"/>
    <w:rsid w:val="00B5119B"/>
    <w:rsid w:val="00B52B8E"/>
    <w:rsid w:val="00B5416D"/>
    <w:rsid w:val="00B547A1"/>
    <w:rsid w:val="00B55404"/>
    <w:rsid w:val="00B617B6"/>
    <w:rsid w:val="00B63618"/>
    <w:rsid w:val="00B67ED7"/>
    <w:rsid w:val="00B71C01"/>
    <w:rsid w:val="00B74190"/>
    <w:rsid w:val="00B77DEA"/>
    <w:rsid w:val="00B84462"/>
    <w:rsid w:val="00B86BF4"/>
    <w:rsid w:val="00B86EC1"/>
    <w:rsid w:val="00B872DE"/>
    <w:rsid w:val="00B87E20"/>
    <w:rsid w:val="00B90B96"/>
    <w:rsid w:val="00B90C70"/>
    <w:rsid w:val="00B925A8"/>
    <w:rsid w:val="00B94756"/>
    <w:rsid w:val="00BA222A"/>
    <w:rsid w:val="00BA6A51"/>
    <w:rsid w:val="00BB4D62"/>
    <w:rsid w:val="00BC3BE5"/>
    <w:rsid w:val="00BC5D33"/>
    <w:rsid w:val="00BE2DC3"/>
    <w:rsid w:val="00BF636C"/>
    <w:rsid w:val="00C01FA4"/>
    <w:rsid w:val="00C02836"/>
    <w:rsid w:val="00C128CF"/>
    <w:rsid w:val="00C1627A"/>
    <w:rsid w:val="00C170E5"/>
    <w:rsid w:val="00C21DE6"/>
    <w:rsid w:val="00C23413"/>
    <w:rsid w:val="00C26276"/>
    <w:rsid w:val="00C336F9"/>
    <w:rsid w:val="00C3585C"/>
    <w:rsid w:val="00C37992"/>
    <w:rsid w:val="00C402D1"/>
    <w:rsid w:val="00C42BED"/>
    <w:rsid w:val="00C50271"/>
    <w:rsid w:val="00C55985"/>
    <w:rsid w:val="00C6345B"/>
    <w:rsid w:val="00C63C08"/>
    <w:rsid w:val="00C655E8"/>
    <w:rsid w:val="00C70041"/>
    <w:rsid w:val="00C7153B"/>
    <w:rsid w:val="00C76752"/>
    <w:rsid w:val="00C77A76"/>
    <w:rsid w:val="00C80C66"/>
    <w:rsid w:val="00C86E0B"/>
    <w:rsid w:val="00C97865"/>
    <w:rsid w:val="00CA36A9"/>
    <w:rsid w:val="00CB7625"/>
    <w:rsid w:val="00CC3C6F"/>
    <w:rsid w:val="00CC4852"/>
    <w:rsid w:val="00CD5A8D"/>
    <w:rsid w:val="00CE7EFC"/>
    <w:rsid w:val="00CF1ADB"/>
    <w:rsid w:val="00D018ED"/>
    <w:rsid w:val="00D07921"/>
    <w:rsid w:val="00D13C77"/>
    <w:rsid w:val="00D17BDC"/>
    <w:rsid w:val="00D1FD69"/>
    <w:rsid w:val="00D2314F"/>
    <w:rsid w:val="00D23F5A"/>
    <w:rsid w:val="00D27539"/>
    <w:rsid w:val="00D31D38"/>
    <w:rsid w:val="00D3399E"/>
    <w:rsid w:val="00D57BCD"/>
    <w:rsid w:val="00D602F3"/>
    <w:rsid w:val="00D60BAE"/>
    <w:rsid w:val="00D66EA2"/>
    <w:rsid w:val="00D6C5D9"/>
    <w:rsid w:val="00D71C60"/>
    <w:rsid w:val="00D755B8"/>
    <w:rsid w:val="00D7785A"/>
    <w:rsid w:val="00D815E4"/>
    <w:rsid w:val="00D839C8"/>
    <w:rsid w:val="00D90B22"/>
    <w:rsid w:val="00D93282"/>
    <w:rsid w:val="00D936BA"/>
    <w:rsid w:val="00D94FAF"/>
    <w:rsid w:val="00DA2F03"/>
    <w:rsid w:val="00DA5CF0"/>
    <w:rsid w:val="00DA6E1D"/>
    <w:rsid w:val="00DA7B41"/>
    <w:rsid w:val="00DB4215"/>
    <w:rsid w:val="00DC385E"/>
    <w:rsid w:val="00DD1DC9"/>
    <w:rsid w:val="00DD501A"/>
    <w:rsid w:val="00DD7EE0"/>
    <w:rsid w:val="00DE40BD"/>
    <w:rsid w:val="00DF3DFC"/>
    <w:rsid w:val="00DF54A9"/>
    <w:rsid w:val="00DF612D"/>
    <w:rsid w:val="00DF66BA"/>
    <w:rsid w:val="00E03D64"/>
    <w:rsid w:val="00E0B7F7"/>
    <w:rsid w:val="00E10E31"/>
    <w:rsid w:val="00E13721"/>
    <w:rsid w:val="00E31489"/>
    <w:rsid w:val="00E34D05"/>
    <w:rsid w:val="00E41701"/>
    <w:rsid w:val="00E517C9"/>
    <w:rsid w:val="00E52280"/>
    <w:rsid w:val="00E53FA8"/>
    <w:rsid w:val="00E5413F"/>
    <w:rsid w:val="00E6001A"/>
    <w:rsid w:val="00E62B82"/>
    <w:rsid w:val="00E70059"/>
    <w:rsid w:val="00E71C82"/>
    <w:rsid w:val="00E9524A"/>
    <w:rsid w:val="00EA7664"/>
    <w:rsid w:val="00EC1A43"/>
    <w:rsid w:val="00EC39A8"/>
    <w:rsid w:val="00ED5EB9"/>
    <w:rsid w:val="00ED648F"/>
    <w:rsid w:val="00ED6D11"/>
    <w:rsid w:val="00EE22E2"/>
    <w:rsid w:val="00EF2245"/>
    <w:rsid w:val="00EF60B9"/>
    <w:rsid w:val="00F0683E"/>
    <w:rsid w:val="00F07514"/>
    <w:rsid w:val="00F0939A"/>
    <w:rsid w:val="00F24547"/>
    <w:rsid w:val="00F3261B"/>
    <w:rsid w:val="00F3467C"/>
    <w:rsid w:val="00F50E74"/>
    <w:rsid w:val="00F55A84"/>
    <w:rsid w:val="00F640E0"/>
    <w:rsid w:val="00F6644C"/>
    <w:rsid w:val="00F66AB9"/>
    <w:rsid w:val="00F70BFA"/>
    <w:rsid w:val="00F70E12"/>
    <w:rsid w:val="00F71D3A"/>
    <w:rsid w:val="00F81800"/>
    <w:rsid w:val="00F85A31"/>
    <w:rsid w:val="00FA0079"/>
    <w:rsid w:val="00FA0D8C"/>
    <w:rsid w:val="00FB2CB1"/>
    <w:rsid w:val="00FC101B"/>
    <w:rsid w:val="00FC4195"/>
    <w:rsid w:val="00FD13B2"/>
    <w:rsid w:val="00FE1369"/>
    <w:rsid w:val="00FE16AC"/>
    <w:rsid w:val="00FE4053"/>
    <w:rsid w:val="00FED1B2"/>
    <w:rsid w:val="00FF45E6"/>
    <w:rsid w:val="00FF5893"/>
    <w:rsid w:val="010D2CC2"/>
    <w:rsid w:val="0116EC02"/>
    <w:rsid w:val="0119E9B0"/>
    <w:rsid w:val="01239CA3"/>
    <w:rsid w:val="0124204E"/>
    <w:rsid w:val="0125FCC5"/>
    <w:rsid w:val="013D29DB"/>
    <w:rsid w:val="013D42B1"/>
    <w:rsid w:val="0141A866"/>
    <w:rsid w:val="0159C26C"/>
    <w:rsid w:val="0164A8F2"/>
    <w:rsid w:val="016665C2"/>
    <w:rsid w:val="01797672"/>
    <w:rsid w:val="018590FE"/>
    <w:rsid w:val="01980D57"/>
    <w:rsid w:val="019AEB7D"/>
    <w:rsid w:val="019C5E1C"/>
    <w:rsid w:val="01A26200"/>
    <w:rsid w:val="01A4703F"/>
    <w:rsid w:val="01CFF07F"/>
    <w:rsid w:val="01D6F5BF"/>
    <w:rsid w:val="01D9A4EE"/>
    <w:rsid w:val="01DACF99"/>
    <w:rsid w:val="01E12B56"/>
    <w:rsid w:val="01E918DC"/>
    <w:rsid w:val="020190D2"/>
    <w:rsid w:val="020E33F5"/>
    <w:rsid w:val="0213AF62"/>
    <w:rsid w:val="0216627C"/>
    <w:rsid w:val="02277849"/>
    <w:rsid w:val="0237ED7A"/>
    <w:rsid w:val="0242D7F3"/>
    <w:rsid w:val="025C472B"/>
    <w:rsid w:val="02613B0E"/>
    <w:rsid w:val="02823E88"/>
    <w:rsid w:val="029C4D79"/>
    <w:rsid w:val="02A0B273"/>
    <w:rsid w:val="02A7DA72"/>
    <w:rsid w:val="02B29511"/>
    <w:rsid w:val="02B39CA9"/>
    <w:rsid w:val="02BEB823"/>
    <w:rsid w:val="02BFD1AB"/>
    <w:rsid w:val="02C7338A"/>
    <w:rsid w:val="02CB8D7A"/>
    <w:rsid w:val="02E78C5D"/>
    <w:rsid w:val="02E97FDE"/>
    <w:rsid w:val="02EEE170"/>
    <w:rsid w:val="02F04FE4"/>
    <w:rsid w:val="02F0936F"/>
    <w:rsid w:val="02F98DB4"/>
    <w:rsid w:val="0301FF80"/>
    <w:rsid w:val="030F8D98"/>
    <w:rsid w:val="031B0974"/>
    <w:rsid w:val="0330538B"/>
    <w:rsid w:val="0336BC27"/>
    <w:rsid w:val="0344D01E"/>
    <w:rsid w:val="034E2178"/>
    <w:rsid w:val="035734F1"/>
    <w:rsid w:val="035E439E"/>
    <w:rsid w:val="03626479"/>
    <w:rsid w:val="03708D60"/>
    <w:rsid w:val="0370D201"/>
    <w:rsid w:val="0375F314"/>
    <w:rsid w:val="037AD10C"/>
    <w:rsid w:val="037C741A"/>
    <w:rsid w:val="0388D29F"/>
    <w:rsid w:val="038E5DA2"/>
    <w:rsid w:val="03908D54"/>
    <w:rsid w:val="0394FB9F"/>
    <w:rsid w:val="03A55AF0"/>
    <w:rsid w:val="03A8C228"/>
    <w:rsid w:val="03C015E9"/>
    <w:rsid w:val="03C33BDE"/>
    <w:rsid w:val="03CE999F"/>
    <w:rsid w:val="03CF7F58"/>
    <w:rsid w:val="03D2CA52"/>
    <w:rsid w:val="03D3C745"/>
    <w:rsid w:val="03D8F66F"/>
    <w:rsid w:val="03F0E945"/>
    <w:rsid w:val="03F21624"/>
    <w:rsid w:val="03F24BA3"/>
    <w:rsid w:val="03FF2323"/>
    <w:rsid w:val="0407BB63"/>
    <w:rsid w:val="0417F412"/>
    <w:rsid w:val="041A50F7"/>
    <w:rsid w:val="042FB589"/>
    <w:rsid w:val="04397F48"/>
    <w:rsid w:val="043A7957"/>
    <w:rsid w:val="0444F194"/>
    <w:rsid w:val="04481DAD"/>
    <w:rsid w:val="0449B21E"/>
    <w:rsid w:val="04518BAB"/>
    <w:rsid w:val="045812CA"/>
    <w:rsid w:val="045B2998"/>
    <w:rsid w:val="045CFE3D"/>
    <w:rsid w:val="04622DD1"/>
    <w:rsid w:val="046982E4"/>
    <w:rsid w:val="046F0EA2"/>
    <w:rsid w:val="04789F78"/>
    <w:rsid w:val="047BF142"/>
    <w:rsid w:val="0480DD3C"/>
    <w:rsid w:val="048457ED"/>
    <w:rsid w:val="049769B3"/>
    <w:rsid w:val="04A05074"/>
    <w:rsid w:val="04A13DBE"/>
    <w:rsid w:val="04B34699"/>
    <w:rsid w:val="04C41DA4"/>
    <w:rsid w:val="04D19452"/>
    <w:rsid w:val="04E35053"/>
    <w:rsid w:val="04F5B5D6"/>
    <w:rsid w:val="050A480B"/>
    <w:rsid w:val="0517C1EF"/>
    <w:rsid w:val="05198AA4"/>
    <w:rsid w:val="051C3C1A"/>
    <w:rsid w:val="05290D37"/>
    <w:rsid w:val="05294EA4"/>
    <w:rsid w:val="052A9016"/>
    <w:rsid w:val="0534D8A0"/>
    <w:rsid w:val="054429EC"/>
    <w:rsid w:val="054B53EE"/>
    <w:rsid w:val="054E68E0"/>
    <w:rsid w:val="05581BD3"/>
    <w:rsid w:val="05674F22"/>
    <w:rsid w:val="056A6A00"/>
    <w:rsid w:val="056AC5D1"/>
    <w:rsid w:val="056ED283"/>
    <w:rsid w:val="05719A6A"/>
    <w:rsid w:val="057C1EE0"/>
    <w:rsid w:val="0583F695"/>
    <w:rsid w:val="058BFF13"/>
    <w:rsid w:val="058EAAE6"/>
    <w:rsid w:val="0596F36C"/>
    <w:rsid w:val="05A994C1"/>
    <w:rsid w:val="05AA36FC"/>
    <w:rsid w:val="05D4330D"/>
    <w:rsid w:val="05D8A201"/>
    <w:rsid w:val="05F92009"/>
    <w:rsid w:val="0600C63B"/>
    <w:rsid w:val="0602E0FB"/>
    <w:rsid w:val="060310CE"/>
    <w:rsid w:val="06069C3A"/>
    <w:rsid w:val="06092BF0"/>
    <w:rsid w:val="060B2E5D"/>
    <w:rsid w:val="061EC878"/>
    <w:rsid w:val="062B628F"/>
    <w:rsid w:val="0632A66C"/>
    <w:rsid w:val="0633D578"/>
    <w:rsid w:val="063D35E7"/>
    <w:rsid w:val="0651ACF2"/>
    <w:rsid w:val="0656DBD0"/>
    <w:rsid w:val="06585DDD"/>
    <w:rsid w:val="065B8F75"/>
    <w:rsid w:val="0666A457"/>
    <w:rsid w:val="066BA978"/>
    <w:rsid w:val="0670050A"/>
    <w:rsid w:val="0670597E"/>
    <w:rsid w:val="067D30BF"/>
    <w:rsid w:val="067D594B"/>
    <w:rsid w:val="069F2655"/>
    <w:rsid w:val="06A587B9"/>
    <w:rsid w:val="06A9A3A4"/>
    <w:rsid w:val="06A9A3B6"/>
    <w:rsid w:val="06ABBC4C"/>
    <w:rsid w:val="06BC89FF"/>
    <w:rsid w:val="06BC8BAC"/>
    <w:rsid w:val="06C23CC3"/>
    <w:rsid w:val="06C55C75"/>
    <w:rsid w:val="06CBEDD6"/>
    <w:rsid w:val="06D110E4"/>
    <w:rsid w:val="06DB8FB6"/>
    <w:rsid w:val="06DB9B16"/>
    <w:rsid w:val="06E85B45"/>
    <w:rsid w:val="06EC9BA8"/>
    <w:rsid w:val="07064A30"/>
    <w:rsid w:val="0709C48D"/>
    <w:rsid w:val="070A393E"/>
    <w:rsid w:val="07121269"/>
    <w:rsid w:val="07205F0A"/>
    <w:rsid w:val="0730613F"/>
    <w:rsid w:val="0748CB3A"/>
    <w:rsid w:val="075070EF"/>
    <w:rsid w:val="0754402C"/>
    <w:rsid w:val="07620B54"/>
    <w:rsid w:val="0771E821"/>
    <w:rsid w:val="077D4A6B"/>
    <w:rsid w:val="0781B7A0"/>
    <w:rsid w:val="079BD39D"/>
    <w:rsid w:val="07A31F28"/>
    <w:rsid w:val="07A527B2"/>
    <w:rsid w:val="07B3759C"/>
    <w:rsid w:val="07B9D301"/>
    <w:rsid w:val="07CD1F3A"/>
    <w:rsid w:val="07D5B132"/>
    <w:rsid w:val="07EB510B"/>
    <w:rsid w:val="07FCBF59"/>
    <w:rsid w:val="080D1DBA"/>
    <w:rsid w:val="08104C63"/>
    <w:rsid w:val="0818031F"/>
    <w:rsid w:val="08203388"/>
    <w:rsid w:val="0835D0FE"/>
    <w:rsid w:val="08394F73"/>
    <w:rsid w:val="083A50AD"/>
    <w:rsid w:val="08584EA3"/>
    <w:rsid w:val="085A9779"/>
    <w:rsid w:val="085AAF75"/>
    <w:rsid w:val="085AE089"/>
    <w:rsid w:val="08634B4C"/>
    <w:rsid w:val="08654D26"/>
    <w:rsid w:val="0865DCFA"/>
    <w:rsid w:val="0866F483"/>
    <w:rsid w:val="086F1BC1"/>
    <w:rsid w:val="087379BA"/>
    <w:rsid w:val="08846FA1"/>
    <w:rsid w:val="088BF10B"/>
    <w:rsid w:val="0899D83C"/>
    <w:rsid w:val="089E24D4"/>
    <w:rsid w:val="08A028B9"/>
    <w:rsid w:val="08A07B42"/>
    <w:rsid w:val="08A7B2DF"/>
    <w:rsid w:val="08B3252D"/>
    <w:rsid w:val="08CBE3E4"/>
    <w:rsid w:val="08CFC05C"/>
    <w:rsid w:val="08EFE34A"/>
    <w:rsid w:val="08FBA57F"/>
    <w:rsid w:val="08FE6674"/>
    <w:rsid w:val="0909E6DA"/>
    <w:rsid w:val="090C060B"/>
    <w:rsid w:val="0915ED06"/>
    <w:rsid w:val="0917BE06"/>
    <w:rsid w:val="091ABB2E"/>
    <w:rsid w:val="091F8EB8"/>
    <w:rsid w:val="092B0770"/>
    <w:rsid w:val="092B83ED"/>
    <w:rsid w:val="092FB773"/>
    <w:rsid w:val="096D1DA6"/>
    <w:rsid w:val="097A7426"/>
    <w:rsid w:val="098096FC"/>
    <w:rsid w:val="0981603C"/>
    <w:rsid w:val="0987216C"/>
    <w:rsid w:val="09B754AA"/>
    <w:rsid w:val="09B804EE"/>
    <w:rsid w:val="09EC0249"/>
    <w:rsid w:val="09EC3D3B"/>
    <w:rsid w:val="09FE0D15"/>
    <w:rsid w:val="0A144506"/>
    <w:rsid w:val="0A179B0F"/>
    <w:rsid w:val="0A18CCFA"/>
    <w:rsid w:val="0A18FBF4"/>
    <w:rsid w:val="0A2E3270"/>
    <w:rsid w:val="0A3ABBC2"/>
    <w:rsid w:val="0A41B468"/>
    <w:rsid w:val="0A4E5D39"/>
    <w:rsid w:val="0A510294"/>
    <w:rsid w:val="0A590386"/>
    <w:rsid w:val="0A667F5D"/>
    <w:rsid w:val="0A73CD39"/>
    <w:rsid w:val="0A7DA81F"/>
    <w:rsid w:val="0A7E9C5F"/>
    <w:rsid w:val="0A9173B9"/>
    <w:rsid w:val="0A92D15A"/>
    <w:rsid w:val="0A995E4D"/>
    <w:rsid w:val="0A9AE541"/>
    <w:rsid w:val="0AA45CB3"/>
    <w:rsid w:val="0AA5BAC8"/>
    <w:rsid w:val="0AA61304"/>
    <w:rsid w:val="0ABE8437"/>
    <w:rsid w:val="0AC633C5"/>
    <w:rsid w:val="0ADFA627"/>
    <w:rsid w:val="0AE7898E"/>
    <w:rsid w:val="0AEEBF1C"/>
    <w:rsid w:val="0B057C47"/>
    <w:rsid w:val="0B06662E"/>
    <w:rsid w:val="0B18A1E4"/>
    <w:rsid w:val="0B1CBF38"/>
    <w:rsid w:val="0B1D1296"/>
    <w:rsid w:val="0B3C4FBF"/>
    <w:rsid w:val="0B49E6B7"/>
    <w:rsid w:val="0B63568A"/>
    <w:rsid w:val="0B651D0A"/>
    <w:rsid w:val="0B71F16F"/>
    <w:rsid w:val="0B76BC70"/>
    <w:rsid w:val="0B880D9C"/>
    <w:rsid w:val="0B8C4A4B"/>
    <w:rsid w:val="0B963B8D"/>
    <w:rsid w:val="0B96F209"/>
    <w:rsid w:val="0B9C5DC7"/>
    <w:rsid w:val="0B9EACBE"/>
    <w:rsid w:val="0BA29D07"/>
    <w:rsid w:val="0BA32E37"/>
    <w:rsid w:val="0BAA1735"/>
    <w:rsid w:val="0BB0473D"/>
    <w:rsid w:val="0BB60ABE"/>
    <w:rsid w:val="0BB701EA"/>
    <w:rsid w:val="0BBDF63F"/>
    <w:rsid w:val="0BC840AA"/>
    <w:rsid w:val="0BDF2853"/>
    <w:rsid w:val="0C0EC0C7"/>
    <w:rsid w:val="0C0F8745"/>
    <w:rsid w:val="0C116A7D"/>
    <w:rsid w:val="0C1D5D26"/>
    <w:rsid w:val="0C2C6F51"/>
    <w:rsid w:val="0C359EF3"/>
    <w:rsid w:val="0C3A590D"/>
    <w:rsid w:val="0C4B21AB"/>
    <w:rsid w:val="0C542583"/>
    <w:rsid w:val="0C67C734"/>
    <w:rsid w:val="0C6AE1D6"/>
    <w:rsid w:val="0C6CA83E"/>
    <w:rsid w:val="0C77CD34"/>
    <w:rsid w:val="0C7EC5A9"/>
    <w:rsid w:val="0C7F5EDB"/>
    <w:rsid w:val="0C8A95F8"/>
    <w:rsid w:val="0C97EAEB"/>
    <w:rsid w:val="0C9CB385"/>
    <w:rsid w:val="0CA5162D"/>
    <w:rsid w:val="0CAF741E"/>
    <w:rsid w:val="0CB0B52D"/>
    <w:rsid w:val="0CC16072"/>
    <w:rsid w:val="0CC64446"/>
    <w:rsid w:val="0CCAEEC8"/>
    <w:rsid w:val="0CD32A2B"/>
    <w:rsid w:val="0CD69C3E"/>
    <w:rsid w:val="0CD8D028"/>
    <w:rsid w:val="0CDF532B"/>
    <w:rsid w:val="0CF41237"/>
    <w:rsid w:val="0D1AFB1D"/>
    <w:rsid w:val="0D40792D"/>
    <w:rsid w:val="0D4BD8C0"/>
    <w:rsid w:val="0D515734"/>
    <w:rsid w:val="0D57E867"/>
    <w:rsid w:val="0D7757CB"/>
    <w:rsid w:val="0D86972F"/>
    <w:rsid w:val="0D880866"/>
    <w:rsid w:val="0D9432ED"/>
    <w:rsid w:val="0D97CB8B"/>
    <w:rsid w:val="0DAB6CE9"/>
    <w:rsid w:val="0DCC187C"/>
    <w:rsid w:val="0DDB3122"/>
    <w:rsid w:val="0DDCC412"/>
    <w:rsid w:val="0DDD42AC"/>
    <w:rsid w:val="0DE4A364"/>
    <w:rsid w:val="0DE95E29"/>
    <w:rsid w:val="0DE9DC4A"/>
    <w:rsid w:val="0DEEDE03"/>
    <w:rsid w:val="0E001C54"/>
    <w:rsid w:val="0E035FB0"/>
    <w:rsid w:val="0E1981A0"/>
    <w:rsid w:val="0E1E7D1D"/>
    <w:rsid w:val="0E242153"/>
    <w:rsid w:val="0E24B0CC"/>
    <w:rsid w:val="0E289E34"/>
    <w:rsid w:val="0E28E507"/>
    <w:rsid w:val="0E4299D7"/>
    <w:rsid w:val="0E440D75"/>
    <w:rsid w:val="0E4C858E"/>
    <w:rsid w:val="0E527BC9"/>
    <w:rsid w:val="0E61EB3D"/>
    <w:rsid w:val="0E726C9F"/>
    <w:rsid w:val="0E7D4887"/>
    <w:rsid w:val="0E841026"/>
    <w:rsid w:val="0E897600"/>
    <w:rsid w:val="0E8E1B28"/>
    <w:rsid w:val="0E937DE6"/>
    <w:rsid w:val="0E94928D"/>
    <w:rsid w:val="0E96BEDD"/>
    <w:rsid w:val="0E99DE29"/>
    <w:rsid w:val="0E9FBD97"/>
    <w:rsid w:val="0EAE8DCF"/>
    <w:rsid w:val="0EAFEA55"/>
    <w:rsid w:val="0EB0E736"/>
    <w:rsid w:val="0ECCBCCC"/>
    <w:rsid w:val="0ED5B608"/>
    <w:rsid w:val="0ED7F4E4"/>
    <w:rsid w:val="0ED8C8CA"/>
    <w:rsid w:val="0EE5F4C0"/>
    <w:rsid w:val="0EF0883D"/>
    <w:rsid w:val="0EF23B86"/>
    <w:rsid w:val="0F024698"/>
    <w:rsid w:val="0F04BF95"/>
    <w:rsid w:val="0F230126"/>
    <w:rsid w:val="0F236FB0"/>
    <w:rsid w:val="0F35C564"/>
    <w:rsid w:val="0F3FBCF3"/>
    <w:rsid w:val="0F511942"/>
    <w:rsid w:val="0F5EBA99"/>
    <w:rsid w:val="0F603253"/>
    <w:rsid w:val="0F629A32"/>
    <w:rsid w:val="0F63F505"/>
    <w:rsid w:val="0F6BEBBA"/>
    <w:rsid w:val="0F75710B"/>
    <w:rsid w:val="0F81445A"/>
    <w:rsid w:val="0F8615A3"/>
    <w:rsid w:val="0F8DF8CF"/>
    <w:rsid w:val="0F8E960B"/>
    <w:rsid w:val="0F94F29A"/>
    <w:rsid w:val="0F960F52"/>
    <w:rsid w:val="0F9C7202"/>
    <w:rsid w:val="0F9EA189"/>
    <w:rsid w:val="0FA10622"/>
    <w:rsid w:val="0FA18679"/>
    <w:rsid w:val="0FAD7747"/>
    <w:rsid w:val="0FB03089"/>
    <w:rsid w:val="0FB8EF45"/>
    <w:rsid w:val="0FBC160B"/>
    <w:rsid w:val="0FDB0641"/>
    <w:rsid w:val="0FDFFE42"/>
    <w:rsid w:val="0FE6F83F"/>
    <w:rsid w:val="0FF0305B"/>
    <w:rsid w:val="0FF5CE9F"/>
    <w:rsid w:val="0FF8A3E8"/>
    <w:rsid w:val="1005EAEC"/>
    <w:rsid w:val="1008C4E9"/>
    <w:rsid w:val="1016E744"/>
    <w:rsid w:val="101A8388"/>
    <w:rsid w:val="101B8673"/>
    <w:rsid w:val="101FFD30"/>
    <w:rsid w:val="1020CD08"/>
    <w:rsid w:val="102E43AA"/>
    <w:rsid w:val="10373056"/>
    <w:rsid w:val="104048AE"/>
    <w:rsid w:val="1041E89F"/>
    <w:rsid w:val="1047B40D"/>
    <w:rsid w:val="10636C45"/>
    <w:rsid w:val="1071E611"/>
    <w:rsid w:val="107436B8"/>
    <w:rsid w:val="107F95FA"/>
    <w:rsid w:val="108B856A"/>
    <w:rsid w:val="10945CBA"/>
    <w:rsid w:val="10A1D8EB"/>
    <w:rsid w:val="10A468A1"/>
    <w:rsid w:val="10B516DC"/>
    <w:rsid w:val="10B66C41"/>
    <w:rsid w:val="10BCEA19"/>
    <w:rsid w:val="10D148ED"/>
    <w:rsid w:val="10E1D963"/>
    <w:rsid w:val="10E45256"/>
    <w:rsid w:val="10E78CCE"/>
    <w:rsid w:val="10EDB30D"/>
    <w:rsid w:val="11018832"/>
    <w:rsid w:val="1108A9DE"/>
    <w:rsid w:val="110FD3C1"/>
    <w:rsid w:val="1122828D"/>
    <w:rsid w:val="1138917D"/>
    <w:rsid w:val="113E06DB"/>
    <w:rsid w:val="11477B40"/>
    <w:rsid w:val="115807C5"/>
    <w:rsid w:val="11591ACC"/>
    <w:rsid w:val="115D4ED7"/>
    <w:rsid w:val="115E9B2F"/>
    <w:rsid w:val="115F4C29"/>
    <w:rsid w:val="1160195E"/>
    <w:rsid w:val="11658EFF"/>
    <w:rsid w:val="116C4D95"/>
    <w:rsid w:val="11755044"/>
    <w:rsid w:val="118D7C82"/>
    <w:rsid w:val="11942CE4"/>
    <w:rsid w:val="11A49FEA"/>
    <w:rsid w:val="11ADFEBC"/>
    <w:rsid w:val="11C49CD0"/>
    <w:rsid w:val="11D27122"/>
    <w:rsid w:val="11D40EF5"/>
    <w:rsid w:val="11D7290A"/>
    <w:rsid w:val="11DAC0AD"/>
    <w:rsid w:val="11DEDAB7"/>
    <w:rsid w:val="11E825EF"/>
    <w:rsid w:val="11F3859C"/>
    <w:rsid w:val="11FD9086"/>
    <w:rsid w:val="120143D5"/>
    <w:rsid w:val="120403EA"/>
    <w:rsid w:val="1205EE84"/>
    <w:rsid w:val="1214EF0B"/>
    <w:rsid w:val="1216BB25"/>
    <w:rsid w:val="12259B54"/>
    <w:rsid w:val="122A504A"/>
    <w:rsid w:val="122A957C"/>
    <w:rsid w:val="122B2418"/>
    <w:rsid w:val="123AEA2A"/>
    <w:rsid w:val="124241B6"/>
    <w:rsid w:val="1251194E"/>
    <w:rsid w:val="125B3202"/>
    <w:rsid w:val="125D6671"/>
    <w:rsid w:val="126F17FA"/>
    <w:rsid w:val="127E3F85"/>
    <w:rsid w:val="128D10A4"/>
    <w:rsid w:val="129ECB14"/>
    <w:rsid w:val="12A299E2"/>
    <w:rsid w:val="12B33929"/>
    <w:rsid w:val="12C2395A"/>
    <w:rsid w:val="12CBFBE4"/>
    <w:rsid w:val="12D70303"/>
    <w:rsid w:val="12DE1FD7"/>
    <w:rsid w:val="12FA63B0"/>
    <w:rsid w:val="1309C42F"/>
    <w:rsid w:val="130A54D6"/>
    <w:rsid w:val="130CF3E0"/>
    <w:rsid w:val="130E1EF3"/>
    <w:rsid w:val="131B1F13"/>
    <w:rsid w:val="13205605"/>
    <w:rsid w:val="13248C32"/>
    <w:rsid w:val="132C586C"/>
    <w:rsid w:val="133F65E3"/>
    <w:rsid w:val="134E61DE"/>
    <w:rsid w:val="13514FC0"/>
    <w:rsid w:val="1376D3DD"/>
    <w:rsid w:val="1376FB48"/>
    <w:rsid w:val="137E272E"/>
    <w:rsid w:val="1383311A"/>
    <w:rsid w:val="13A4B209"/>
    <w:rsid w:val="13ADFCBC"/>
    <w:rsid w:val="13AFD28E"/>
    <w:rsid w:val="13B32CDA"/>
    <w:rsid w:val="13C94303"/>
    <w:rsid w:val="13CAF7CC"/>
    <w:rsid w:val="13D42131"/>
    <w:rsid w:val="13D45522"/>
    <w:rsid w:val="13D8C2D9"/>
    <w:rsid w:val="13DFC568"/>
    <w:rsid w:val="13ED8FDA"/>
    <w:rsid w:val="13F6D4EE"/>
    <w:rsid w:val="140AA44F"/>
    <w:rsid w:val="142C770C"/>
    <w:rsid w:val="1435CAB5"/>
    <w:rsid w:val="1456A042"/>
    <w:rsid w:val="145CF6A7"/>
    <w:rsid w:val="1474E6F7"/>
    <w:rsid w:val="14AF14E4"/>
    <w:rsid w:val="14AF6C29"/>
    <w:rsid w:val="14B9C12C"/>
    <w:rsid w:val="14C4B705"/>
    <w:rsid w:val="14C92DCF"/>
    <w:rsid w:val="14D1B602"/>
    <w:rsid w:val="14DF07A9"/>
    <w:rsid w:val="14E1511F"/>
    <w:rsid w:val="14E5C05A"/>
    <w:rsid w:val="14EF1835"/>
    <w:rsid w:val="150493D1"/>
    <w:rsid w:val="1505A273"/>
    <w:rsid w:val="15096C5C"/>
    <w:rsid w:val="150C7A34"/>
    <w:rsid w:val="150F1065"/>
    <w:rsid w:val="151B1265"/>
    <w:rsid w:val="151FD03E"/>
    <w:rsid w:val="15206BD5"/>
    <w:rsid w:val="15219891"/>
    <w:rsid w:val="152BB048"/>
    <w:rsid w:val="152D04FA"/>
    <w:rsid w:val="153B96DB"/>
    <w:rsid w:val="153CC622"/>
    <w:rsid w:val="15434BC8"/>
    <w:rsid w:val="1544135A"/>
    <w:rsid w:val="15445E9A"/>
    <w:rsid w:val="155A8382"/>
    <w:rsid w:val="155E00E5"/>
    <w:rsid w:val="155F6F88"/>
    <w:rsid w:val="156562C4"/>
    <w:rsid w:val="15668F80"/>
    <w:rsid w:val="156ACCD2"/>
    <w:rsid w:val="1572B7E1"/>
    <w:rsid w:val="15730287"/>
    <w:rsid w:val="15798AE9"/>
    <w:rsid w:val="157D1BCA"/>
    <w:rsid w:val="1592864B"/>
    <w:rsid w:val="159DEE5A"/>
    <w:rsid w:val="159F4AE4"/>
    <w:rsid w:val="159F7A71"/>
    <w:rsid w:val="15A54B84"/>
    <w:rsid w:val="15BC9DE2"/>
    <w:rsid w:val="15DCE6DB"/>
    <w:rsid w:val="15E6F303"/>
    <w:rsid w:val="15EFB815"/>
    <w:rsid w:val="15FD57EC"/>
    <w:rsid w:val="16140930"/>
    <w:rsid w:val="16143C01"/>
    <w:rsid w:val="16197ED1"/>
    <w:rsid w:val="1628AEBB"/>
    <w:rsid w:val="162C356E"/>
    <w:rsid w:val="1631456D"/>
    <w:rsid w:val="1631783E"/>
    <w:rsid w:val="164106B2"/>
    <w:rsid w:val="16432B26"/>
    <w:rsid w:val="16446551"/>
    <w:rsid w:val="1646FFFE"/>
    <w:rsid w:val="1649F45F"/>
    <w:rsid w:val="16504312"/>
    <w:rsid w:val="1650C1C6"/>
    <w:rsid w:val="1657E8E9"/>
    <w:rsid w:val="165F257C"/>
    <w:rsid w:val="16690885"/>
    <w:rsid w:val="166D27D6"/>
    <w:rsid w:val="16780F90"/>
    <w:rsid w:val="169CF4F7"/>
    <w:rsid w:val="16AAC1C2"/>
    <w:rsid w:val="16B322C3"/>
    <w:rsid w:val="16B4D9D6"/>
    <w:rsid w:val="16C2303F"/>
    <w:rsid w:val="16C26C93"/>
    <w:rsid w:val="16D28A5C"/>
    <w:rsid w:val="16E66C73"/>
    <w:rsid w:val="16EA2C48"/>
    <w:rsid w:val="16F5A3CB"/>
    <w:rsid w:val="171155EE"/>
    <w:rsid w:val="1718D3BA"/>
    <w:rsid w:val="171EE3F2"/>
    <w:rsid w:val="172A1E96"/>
    <w:rsid w:val="172F39C1"/>
    <w:rsid w:val="1736C1E3"/>
    <w:rsid w:val="173BC204"/>
    <w:rsid w:val="1751A13B"/>
    <w:rsid w:val="17554F9B"/>
    <w:rsid w:val="175C9D23"/>
    <w:rsid w:val="175EFA08"/>
    <w:rsid w:val="1778519A"/>
    <w:rsid w:val="1784F7B1"/>
    <w:rsid w:val="178AEE08"/>
    <w:rsid w:val="179754DD"/>
    <w:rsid w:val="179B0590"/>
    <w:rsid w:val="17C145BD"/>
    <w:rsid w:val="17C626AC"/>
    <w:rsid w:val="17C6669F"/>
    <w:rsid w:val="17D31F60"/>
    <w:rsid w:val="17DD4403"/>
    <w:rsid w:val="17EE12E5"/>
    <w:rsid w:val="17F2916C"/>
    <w:rsid w:val="17F95E0F"/>
    <w:rsid w:val="180B364E"/>
    <w:rsid w:val="1812D147"/>
    <w:rsid w:val="18137A4F"/>
    <w:rsid w:val="181D6D4C"/>
    <w:rsid w:val="18202066"/>
    <w:rsid w:val="18256272"/>
    <w:rsid w:val="182A3B40"/>
    <w:rsid w:val="18326531"/>
    <w:rsid w:val="1838D886"/>
    <w:rsid w:val="183E4B7B"/>
    <w:rsid w:val="18517124"/>
    <w:rsid w:val="1862F632"/>
    <w:rsid w:val="1868931D"/>
    <w:rsid w:val="186E7E2A"/>
    <w:rsid w:val="18851416"/>
    <w:rsid w:val="18950A2F"/>
    <w:rsid w:val="1899AB1C"/>
    <w:rsid w:val="18A98639"/>
    <w:rsid w:val="18AD0066"/>
    <w:rsid w:val="18AF5171"/>
    <w:rsid w:val="18B59237"/>
    <w:rsid w:val="18B85B45"/>
    <w:rsid w:val="18C1576D"/>
    <w:rsid w:val="18C6CA80"/>
    <w:rsid w:val="18C9DED6"/>
    <w:rsid w:val="18C9E36C"/>
    <w:rsid w:val="18CF3E3F"/>
    <w:rsid w:val="18D5AD30"/>
    <w:rsid w:val="18E232E1"/>
    <w:rsid w:val="18EE7D28"/>
    <w:rsid w:val="191E7A9A"/>
    <w:rsid w:val="19386DD7"/>
    <w:rsid w:val="193AFBFB"/>
    <w:rsid w:val="1946D761"/>
    <w:rsid w:val="19484453"/>
    <w:rsid w:val="194F0123"/>
    <w:rsid w:val="195577F3"/>
    <w:rsid w:val="1957DF62"/>
    <w:rsid w:val="196DC9E8"/>
    <w:rsid w:val="1972D8BF"/>
    <w:rsid w:val="1974F9D9"/>
    <w:rsid w:val="197E730B"/>
    <w:rsid w:val="1980FB33"/>
    <w:rsid w:val="1987C2C2"/>
    <w:rsid w:val="1997CC3D"/>
    <w:rsid w:val="19982828"/>
    <w:rsid w:val="199A2543"/>
    <w:rsid w:val="19A4B690"/>
    <w:rsid w:val="19B5005B"/>
    <w:rsid w:val="19BDC6DF"/>
    <w:rsid w:val="19C1C659"/>
    <w:rsid w:val="19C3EA1E"/>
    <w:rsid w:val="19E2F274"/>
    <w:rsid w:val="19FDC088"/>
    <w:rsid w:val="1A05D71F"/>
    <w:rsid w:val="1A1346E5"/>
    <w:rsid w:val="1A21B1FC"/>
    <w:rsid w:val="1A266CC1"/>
    <w:rsid w:val="1A26F4CC"/>
    <w:rsid w:val="1A279910"/>
    <w:rsid w:val="1A3B366A"/>
    <w:rsid w:val="1A5DE383"/>
    <w:rsid w:val="1A713AB3"/>
    <w:rsid w:val="1A7B7C53"/>
    <w:rsid w:val="1A7DB50B"/>
    <w:rsid w:val="1A8103DD"/>
    <w:rsid w:val="1A8263A9"/>
    <w:rsid w:val="1A910829"/>
    <w:rsid w:val="1A91F80D"/>
    <w:rsid w:val="1A995901"/>
    <w:rsid w:val="1A9AFB80"/>
    <w:rsid w:val="1AC8ACF6"/>
    <w:rsid w:val="1ACDA84B"/>
    <w:rsid w:val="1AD2763E"/>
    <w:rsid w:val="1AD8904D"/>
    <w:rsid w:val="1AE68B6D"/>
    <w:rsid w:val="1AFD617D"/>
    <w:rsid w:val="1B0D22C2"/>
    <w:rsid w:val="1B32F61C"/>
    <w:rsid w:val="1B3C2D3D"/>
    <w:rsid w:val="1B40E2DE"/>
    <w:rsid w:val="1B64C66C"/>
    <w:rsid w:val="1B7123AF"/>
    <w:rsid w:val="1B7B88F2"/>
    <w:rsid w:val="1B846FA4"/>
    <w:rsid w:val="1B87829E"/>
    <w:rsid w:val="1B8D61B1"/>
    <w:rsid w:val="1B8F58DC"/>
    <w:rsid w:val="1B9B9894"/>
    <w:rsid w:val="1BA2F1AF"/>
    <w:rsid w:val="1BBF8199"/>
    <w:rsid w:val="1C0E7745"/>
    <w:rsid w:val="1C1E6AE4"/>
    <w:rsid w:val="1C1F3319"/>
    <w:rsid w:val="1C2F6995"/>
    <w:rsid w:val="1C30A25F"/>
    <w:rsid w:val="1C338AAE"/>
    <w:rsid w:val="1C3A501B"/>
    <w:rsid w:val="1C3E8EB6"/>
    <w:rsid w:val="1C543C96"/>
    <w:rsid w:val="1C546BE5"/>
    <w:rsid w:val="1C57E111"/>
    <w:rsid w:val="1C60D2BA"/>
    <w:rsid w:val="1C651F8F"/>
    <w:rsid w:val="1C698520"/>
    <w:rsid w:val="1C6BCC45"/>
    <w:rsid w:val="1C6EDA9B"/>
    <w:rsid w:val="1C7B1A75"/>
    <w:rsid w:val="1C82C0D9"/>
    <w:rsid w:val="1C86711F"/>
    <w:rsid w:val="1C8C21BC"/>
    <w:rsid w:val="1C8C231C"/>
    <w:rsid w:val="1C901663"/>
    <w:rsid w:val="1C941C47"/>
    <w:rsid w:val="1C94955A"/>
    <w:rsid w:val="1C9B7398"/>
    <w:rsid w:val="1CA03929"/>
    <w:rsid w:val="1CB58710"/>
    <w:rsid w:val="1CC67D60"/>
    <w:rsid w:val="1CC9D898"/>
    <w:rsid w:val="1CD94AA4"/>
    <w:rsid w:val="1CE3FE31"/>
    <w:rsid w:val="1D0041DE"/>
    <w:rsid w:val="1D061555"/>
    <w:rsid w:val="1D0E9F21"/>
    <w:rsid w:val="1D190727"/>
    <w:rsid w:val="1D301016"/>
    <w:rsid w:val="1D41EF4D"/>
    <w:rsid w:val="1D4E672F"/>
    <w:rsid w:val="1D64AE01"/>
    <w:rsid w:val="1D688DDE"/>
    <w:rsid w:val="1D76B1A8"/>
    <w:rsid w:val="1D7D7E2B"/>
    <w:rsid w:val="1D87C184"/>
    <w:rsid w:val="1D9578D4"/>
    <w:rsid w:val="1DA2CEFD"/>
    <w:rsid w:val="1DAB3365"/>
    <w:rsid w:val="1DBFBAA6"/>
    <w:rsid w:val="1DC36B1D"/>
    <w:rsid w:val="1DD77A6B"/>
    <w:rsid w:val="1DD81EAF"/>
    <w:rsid w:val="1DECC0BE"/>
    <w:rsid w:val="1DF9A4DA"/>
    <w:rsid w:val="1E1982D9"/>
    <w:rsid w:val="1E1DE673"/>
    <w:rsid w:val="1E1E839D"/>
    <w:rsid w:val="1E203CE7"/>
    <w:rsid w:val="1E25ABD9"/>
    <w:rsid w:val="1E26E1DE"/>
    <w:rsid w:val="1E2D16F5"/>
    <w:rsid w:val="1E3B4B6A"/>
    <w:rsid w:val="1E41294E"/>
    <w:rsid w:val="1E42586B"/>
    <w:rsid w:val="1E48B400"/>
    <w:rsid w:val="1E4999C4"/>
    <w:rsid w:val="1E4B9F74"/>
    <w:rsid w:val="1E4CB5ED"/>
    <w:rsid w:val="1E51D98A"/>
    <w:rsid w:val="1E52F840"/>
    <w:rsid w:val="1E56EE4A"/>
    <w:rsid w:val="1E5AE636"/>
    <w:rsid w:val="1E5B64BB"/>
    <w:rsid w:val="1E675F73"/>
    <w:rsid w:val="1E6FAD81"/>
    <w:rsid w:val="1E8812C9"/>
    <w:rsid w:val="1E949999"/>
    <w:rsid w:val="1E9B6D24"/>
    <w:rsid w:val="1EAA23A6"/>
    <w:rsid w:val="1EB3B689"/>
    <w:rsid w:val="1EBE8784"/>
    <w:rsid w:val="1EC9EC9E"/>
    <w:rsid w:val="1ED2A789"/>
    <w:rsid w:val="1EF0C6F9"/>
    <w:rsid w:val="1EF3FC4E"/>
    <w:rsid w:val="1EF7E8ED"/>
    <w:rsid w:val="1F29160C"/>
    <w:rsid w:val="1F2A210B"/>
    <w:rsid w:val="1F3FB92B"/>
    <w:rsid w:val="1F66E4BF"/>
    <w:rsid w:val="1F6C278F"/>
    <w:rsid w:val="1F7F686B"/>
    <w:rsid w:val="1F818650"/>
    <w:rsid w:val="1F8C15D8"/>
    <w:rsid w:val="1F8DB5E9"/>
    <w:rsid w:val="1F97897C"/>
    <w:rsid w:val="1FA4869B"/>
    <w:rsid w:val="1FA5EA1B"/>
    <w:rsid w:val="1FAF786E"/>
    <w:rsid w:val="1FAF81A6"/>
    <w:rsid w:val="1FB207CB"/>
    <w:rsid w:val="1FC0DFC3"/>
    <w:rsid w:val="1FC11294"/>
    <w:rsid w:val="1FC556B6"/>
    <w:rsid w:val="1FC68ADB"/>
    <w:rsid w:val="1FD3C9AF"/>
    <w:rsid w:val="1FDDA5ED"/>
    <w:rsid w:val="1FE84ECC"/>
    <w:rsid w:val="1FEE1016"/>
    <w:rsid w:val="1FF1056E"/>
    <w:rsid w:val="1FF85A81"/>
    <w:rsid w:val="1FFFE26A"/>
    <w:rsid w:val="2003B1A5"/>
    <w:rsid w:val="2009A9B5"/>
    <w:rsid w:val="200A9177"/>
    <w:rsid w:val="20155C28"/>
    <w:rsid w:val="20158C95"/>
    <w:rsid w:val="20292375"/>
    <w:rsid w:val="2033B3C8"/>
    <w:rsid w:val="2033F8D1"/>
    <w:rsid w:val="203850AC"/>
    <w:rsid w:val="2055F0FC"/>
    <w:rsid w:val="2057DA93"/>
    <w:rsid w:val="20597BA1"/>
    <w:rsid w:val="205BA563"/>
    <w:rsid w:val="206067B2"/>
    <w:rsid w:val="20612FF9"/>
    <w:rsid w:val="2064EB40"/>
    <w:rsid w:val="206544C9"/>
    <w:rsid w:val="2079E0F0"/>
    <w:rsid w:val="2083E108"/>
    <w:rsid w:val="208612F4"/>
    <w:rsid w:val="2087664F"/>
    <w:rsid w:val="208873FD"/>
    <w:rsid w:val="2092EE65"/>
    <w:rsid w:val="20BF81E0"/>
    <w:rsid w:val="20D2120D"/>
    <w:rsid w:val="20D3E3FD"/>
    <w:rsid w:val="20D75009"/>
    <w:rsid w:val="20DA04E3"/>
    <w:rsid w:val="20E23CAF"/>
    <w:rsid w:val="20EFC069"/>
    <w:rsid w:val="20F3981F"/>
    <w:rsid w:val="20F64828"/>
    <w:rsid w:val="20F7508F"/>
    <w:rsid w:val="20FF73ED"/>
    <w:rsid w:val="210863AE"/>
    <w:rsid w:val="21134FE9"/>
    <w:rsid w:val="212321D9"/>
    <w:rsid w:val="21358F6A"/>
    <w:rsid w:val="213CB6BB"/>
    <w:rsid w:val="21465C88"/>
    <w:rsid w:val="2149AE9D"/>
    <w:rsid w:val="21514F3A"/>
    <w:rsid w:val="2173ADCC"/>
    <w:rsid w:val="217B7776"/>
    <w:rsid w:val="21843C4E"/>
    <w:rsid w:val="218978C9"/>
    <w:rsid w:val="218B3C45"/>
    <w:rsid w:val="219156B0"/>
    <w:rsid w:val="219AB6A7"/>
    <w:rsid w:val="219F9433"/>
    <w:rsid w:val="21AF8FE7"/>
    <w:rsid w:val="21AFBABC"/>
    <w:rsid w:val="21AFF001"/>
    <w:rsid w:val="21B12D11"/>
    <w:rsid w:val="21BDC666"/>
    <w:rsid w:val="21C02AAD"/>
    <w:rsid w:val="21D021BE"/>
    <w:rsid w:val="21D8CA63"/>
    <w:rsid w:val="21E07CF3"/>
    <w:rsid w:val="21E8F1B8"/>
    <w:rsid w:val="21EBC27E"/>
    <w:rsid w:val="21EEAF58"/>
    <w:rsid w:val="21FE3051"/>
    <w:rsid w:val="21FED343"/>
    <w:rsid w:val="220FE7FD"/>
    <w:rsid w:val="221126DC"/>
    <w:rsid w:val="221A5F19"/>
    <w:rsid w:val="221E1C78"/>
    <w:rsid w:val="2221E57B"/>
    <w:rsid w:val="222336B0"/>
    <w:rsid w:val="222ADF7E"/>
    <w:rsid w:val="2241E14A"/>
    <w:rsid w:val="228D0AA0"/>
    <w:rsid w:val="228FFB30"/>
    <w:rsid w:val="22952775"/>
    <w:rsid w:val="2297F441"/>
    <w:rsid w:val="229AF814"/>
    <w:rsid w:val="229B53BB"/>
    <w:rsid w:val="229C1090"/>
    <w:rsid w:val="22A31BD4"/>
    <w:rsid w:val="22A41A26"/>
    <w:rsid w:val="22A4CB33"/>
    <w:rsid w:val="22A65902"/>
    <w:rsid w:val="22AD35D0"/>
    <w:rsid w:val="22B48234"/>
    <w:rsid w:val="22B8A9FD"/>
    <w:rsid w:val="22BF0A8B"/>
    <w:rsid w:val="22CD15FD"/>
    <w:rsid w:val="22D0E4D7"/>
    <w:rsid w:val="22D6D2A9"/>
    <w:rsid w:val="22D71F0B"/>
    <w:rsid w:val="22DAA81D"/>
    <w:rsid w:val="22DBE737"/>
    <w:rsid w:val="22DF7D66"/>
    <w:rsid w:val="22E8C24C"/>
    <w:rsid w:val="22E8DCCC"/>
    <w:rsid w:val="22E94BB3"/>
    <w:rsid w:val="22E96BF7"/>
    <w:rsid w:val="22F444DF"/>
    <w:rsid w:val="22FCDD08"/>
    <w:rsid w:val="22FDD021"/>
    <w:rsid w:val="22FEEA50"/>
    <w:rsid w:val="231F00AB"/>
    <w:rsid w:val="2320028D"/>
    <w:rsid w:val="23273736"/>
    <w:rsid w:val="2327F559"/>
    <w:rsid w:val="2334A69B"/>
    <w:rsid w:val="233C10B6"/>
    <w:rsid w:val="2347B54A"/>
    <w:rsid w:val="234AC6B2"/>
    <w:rsid w:val="2350A0B9"/>
    <w:rsid w:val="2352FD0E"/>
    <w:rsid w:val="235DC838"/>
    <w:rsid w:val="236AFB04"/>
    <w:rsid w:val="237427E9"/>
    <w:rsid w:val="237D1882"/>
    <w:rsid w:val="238B701B"/>
    <w:rsid w:val="238DB94D"/>
    <w:rsid w:val="2393A57D"/>
    <w:rsid w:val="23A1B66F"/>
    <w:rsid w:val="23BC3CF6"/>
    <w:rsid w:val="23BD2729"/>
    <w:rsid w:val="23C8F616"/>
    <w:rsid w:val="23CC314F"/>
    <w:rsid w:val="23D5DD05"/>
    <w:rsid w:val="23F4B59C"/>
    <w:rsid w:val="23F4FF4B"/>
    <w:rsid w:val="23FECEC8"/>
    <w:rsid w:val="24000E05"/>
    <w:rsid w:val="24023728"/>
    <w:rsid w:val="240C748C"/>
    <w:rsid w:val="2410D601"/>
    <w:rsid w:val="241735A4"/>
    <w:rsid w:val="241E00FC"/>
    <w:rsid w:val="24211338"/>
    <w:rsid w:val="242D95C6"/>
    <w:rsid w:val="242E5DDB"/>
    <w:rsid w:val="242FDB18"/>
    <w:rsid w:val="2430D349"/>
    <w:rsid w:val="243EBD67"/>
    <w:rsid w:val="243F2CD6"/>
    <w:rsid w:val="2440F027"/>
    <w:rsid w:val="244EC77E"/>
    <w:rsid w:val="2453D06F"/>
    <w:rsid w:val="245651E4"/>
    <w:rsid w:val="24634B7C"/>
    <w:rsid w:val="246BFFB7"/>
    <w:rsid w:val="24754351"/>
    <w:rsid w:val="247F69BA"/>
    <w:rsid w:val="24816CFB"/>
    <w:rsid w:val="248197D4"/>
    <w:rsid w:val="24888DE4"/>
    <w:rsid w:val="2496100B"/>
    <w:rsid w:val="2496B290"/>
    <w:rsid w:val="249CC28A"/>
    <w:rsid w:val="249E6A88"/>
    <w:rsid w:val="24A03FEA"/>
    <w:rsid w:val="24A14C0C"/>
    <w:rsid w:val="24A75225"/>
    <w:rsid w:val="24B07D64"/>
    <w:rsid w:val="24B15901"/>
    <w:rsid w:val="24B896D4"/>
    <w:rsid w:val="24BBF771"/>
    <w:rsid w:val="24CECB1E"/>
    <w:rsid w:val="24D64620"/>
    <w:rsid w:val="24DBD6EE"/>
    <w:rsid w:val="24E41A05"/>
    <w:rsid w:val="24EE7423"/>
    <w:rsid w:val="24F783BC"/>
    <w:rsid w:val="24F828F7"/>
    <w:rsid w:val="24F8F837"/>
    <w:rsid w:val="24FD71F0"/>
    <w:rsid w:val="2507CCDA"/>
    <w:rsid w:val="2510AF1D"/>
    <w:rsid w:val="251E87BA"/>
    <w:rsid w:val="2522A3AD"/>
    <w:rsid w:val="25238194"/>
    <w:rsid w:val="2531856B"/>
    <w:rsid w:val="25319B47"/>
    <w:rsid w:val="2533D8D5"/>
    <w:rsid w:val="253AF78D"/>
    <w:rsid w:val="253E2A8A"/>
    <w:rsid w:val="254BEBC1"/>
    <w:rsid w:val="255178C0"/>
    <w:rsid w:val="2556C86B"/>
    <w:rsid w:val="255ACF9C"/>
    <w:rsid w:val="256AA11D"/>
    <w:rsid w:val="256CADE9"/>
    <w:rsid w:val="257887D5"/>
    <w:rsid w:val="25798E50"/>
    <w:rsid w:val="2589E124"/>
    <w:rsid w:val="258D37EE"/>
    <w:rsid w:val="259FCD3C"/>
    <w:rsid w:val="25A85F73"/>
    <w:rsid w:val="25AABC58"/>
    <w:rsid w:val="25B138B0"/>
    <w:rsid w:val="25C2AD2F"/>
    <w:rsid w:val="25C7AC5B"/>
    <w:rsid w:val="25C967A8"/>
    <w:rsid w:val="25CCA3AA"/>
    <w:rsid w:val="25D69273"/>
    <w:rsid w:val="25E3A773"/>
    <w:rsid w:val="25E97B41"/>
    <w:rsid w:val="260304D1"/>
    <w:rsid w:val="26090174"/>
    <w:rsid w:val="262717BA"/>
    <w:rsid w:val="2640D5EA"/>
    <w:rsid w:val="265E4080"/>
    <w:rsid w:val="265E6BF0"/>
    <w:rsid w:val="265F7D81"/>
    <w:rsid w:val="2665CEB2"/>
    <w:rsid w:val="2675C485"/>
    <w:rsid w:val="2695C6FB"/>
    <w:rsid w:val="269DBBF8"/>
    <w:rsid w:val="269DE7D3"/>
    <w:rsid w:val="26A1C0CF"/>
    <w:rsid w:val="26B01F3C"/>
    <w:rsid w:val="26B11926"/>
    <w:rsid w:val="26B9B381"/>
    <w:rsid w:val="26C5B0D4"/>
    <w:rsid w:val="26CEC75F"/>
    <w:rsid w:val="26D26BBD"/>
    <w:rsid w:val="26E245B2"/>
    <w:rsid w:val="26E711A6"/>
    <w:rsid w:val="26F67471"/>
    <w:rsid w:val="26F6FD18"/>
    <w:rsid w:val="27236B44"/>
    <w:rsid w:val="27348E07"/>
    <w:rsid w:val="27395E1E"/>
    <w:rsid w:val="273AAE73"/>
    <w:rsid w:val="2751392A"/>
    <w:rsid w:val="27654953"/>
    <w:rsid w:val="276848B0"/>
    <w:rsid w:val="2784D4A9"/>
    <w:rsid w:val="278E47D2"/>
    <w:rsid w:val="279730B6"/>
    <w:rsid w:val="27A15206"/>
    <w:rsid w:val="27B443D8"/>
    <w:rsid w:val="27CD54EF"/>
    <w:rsid w:val="27CF76DB"/>
    <w:rsid w:val="27D9D40E"/>
    <w:rsid w:val="27EEEF55"/>
    <w:rsid w:val="27F3FC4C"/>
    <w:rsid w:val="27F930CF"/>
    <w:rsid w:val="27F93E08"/>
    <w:rsid w:val="27FAB1E4"/>
    <w:rsid w:val="28029E2F"/>
    <w:rsid w:val="280E5A44"/>
    <w:rsid w:val="281258CE"/>
    <w:rsid w:val="282C977B"/>
    <w:rsid w:val="282E76A9"/>
    <w:rsid w:val="282FF362"/>
    <w:rsid w:val="2838B3F2"/>
    <w:rsid w:val="2843FA3D"/>
    <w:rsid w:val="28518711"/>
    <w:rsid w:val="285465D8"/>
    <w:rsid w:val="285C5E12"/>
    <w:rsid w:val="2874EB33"/>
    <w:rsid w:val="2882F816"/>
    <w:rsid w:val="28870055"/>
    <w:rsid w:val="2887FD6F"/>
    <w:rsid w:val="289219A9"/>
    <w:rsid w:val="28992569"/>
    <w:rsid w:val="289D86E2"/>
    <w:rsid w:val="28A2D80E"/>
    <w:rsid w:val="28A2EB1F"/>
    <w:rsid w:val="28B41EAD"/>
    <w:rsid w:val="28BB7E47"/>
    <w:rsid w:val="28C869F3"/>
    <w:rsid w:val="28CF1BD1"/>
    <w:rsid w:val="28D7DC89"/>
    <w:rsid w:val="28E0C0ED"/>
    <w:rsid w:val="28EC02D4"/>
    <w:rsid w:val="28EF118F"/>
    <w:rsid w:val="28EFDA17"/>
    <w:rsid w:val="28F9B679"/>
    <w:rsid w:val="29518BF1"/>
    <w:rsid w:val="295EF22B"/>
    <w:rsid w:val="296248BA"/>
    <w:rsid w:val="29629021"/>
    <w:rsid w:val="2965A24F"/>
    <w:rsid w:val="2972B1E5"/>
    <w:rsid w:val="29942128"/>
    <w:rsid w:val="29A8BA4A"/>
    <w:rsid w:val="29AF4811"/>
    <w:rsid w:val="29B7371D"/>
    <w:rsid w:val="29B843BD"/>
    <w:rsid w:val="29C284D9"/>
    <w:rsid w:val="29EF6AD3"/>
    <w:rsid w:val="29F6CD81"/>
    <w:rsid w:val="2A076440"/>
    <w:rsid w:val="2A1EC877"/>
    <w:rsid w:val="2A20CC48"/>
    <w:rsid w:val="2A24E9E3"/>
    <w:rsid w:val="2A2BC7F2"/>
    <w:rsid w:val="2A326617"/>
    <w:rsid w:val="2A367405"/>
    <w:rsid w:val="2A451E89"/>
    <w:rsid w:val="2A5DBC15"/>
    <w:rsid w:val="2A5DBF7E"/>
    <w:rsid w:val="2A64549C"/>
    <w:rsid w:val="2A6A99C3"/>
    <w:rsid w:val="2A6EE24C"/>
    <w:rsid w:val="2A7B7A51"/>
    <w:rsid w:val="2A939732"/>
    <w:rsid w:val="2AADFDFD"/>
    <w:rsid w:val="2AC59FB2"/>
    <w:rsid w:val="2AD38D5D"/>
    <w:rsid w:val="2AD70107"/>
    <w:rsid w:val="2B00D4E2"/>
    <w:rsid w:val="2B052601"/>
    <w:rsid w:val="2B2852A9"/>
    <w:rsid w:val="2B2C6996"/>
    <w:rsid w:val="2B39DBD9"/>
    <w:rsid w:val="2B4E706D"/>
    <w:rsid w:val="2B540236"/>
    <w:rsid w:val="2B5F86A7"/>
    <w:rsid w:val="2B64416C"/>
    <w:rsid w:val="2B679424"/>
    <w:rsid w:val="2B69B19F"/>
    <w:rsid w:val="2B75EF82"/>
    <w:rsid w:val="2B7C2FAA"/>
    <w:rsid w:val="2B7C3AD9"/>
    <w:rsid w:val="2B848A49"/>
    <w:rsid w:val="2B850DA6"/>
    <w:rsid w:val="2B8AE55D"/>
    <w:rsid w:val="2B8D0519"/>
    <w:rsid w:val="2B8EA475"/>
    <w:rsid w:val="2B9A6B5A"/>
    <w:rsid w:val="2BADFB95"/>
    <w:rsid w:val="2BB2AA0B"/>
    <w:rsid w:val="2BB343C5"/>
    <w:rsid w:val="2BC65BCC"/>
    <w:rsid w:val="2BC80049"/>
    <w:rsid w:val="2BCA18F6"/>
    <w:rsid w:val="2BCA248A"/>
    <w:rsid w:val="2BDE45CC"/>
    <w:rsid w:val="2BF580A7"/>
    <w:rsid w:val="2BFF79C3"/>
    <w:rsid w:val="2C05D38B"/>
    <w:rsid w:val="2C06007E"/>
    <w:rsid w:val="2C23068C"/>
    <w:rsid w:val="2C233CBB"/>
    <w:rsid w:val="2C269502"/>
    <w:rsid w:val="2C2A3730"/>
    <w:rsid w:val="2C2C2660"/>
    <w:rsid w:val="2C3E904D"/>
    <w:rsid w:val="2C4AC49C"/>
    <w:rsid w:val="2C504BFF"/>
    <w:rsid w:val="2C5D251D"/>
    <w:rsid w:val="2C65B1C9"/>
    <w:rsid w:val="2C6D3B45"/>
    <w:rsid w:val="2C6F8AF1"/>
    <w:rsid w:val="2C71EF05"/>
    <w:rsid w:val="2C749416"/>
    <w:rsid w:val="2C7FC695"/>
    <w:rsid w:val="2C81CD7A"/>
    <w:rsid w:val="2C896796"/>
    <w:rsid w:val="2C9B96BF"/>
    <w:rsid w:val="2C9BBDD1"/>
    <w:rsid w:val="2CB0B275"/>
    <w:rsid w:val="2CB4172C"/>
    <w:rsid w:val="2CB47FAC"/>
    <w:rsid w:val="2CB5784E"/>
    <w:rsid w:val="2CD2AD03"/>
    <w:rsid w:val="2CE7F44E"/>
    <w:rsid w:val="2CEC809E"/>
    <w:rsid w:val="2CED1ADD"/>
    <w:rsid w:val="2CF1A8F8"/>
    <w:rsid w:val="2CF3A9C0"/>
    <w:rsid w:val="2D0465D8"/>
    <w:rsid w:val="2D096AB1"/>
    <w:rsid w:val="2D1871A4"/>
    <w:rsid w:val="2D2BEFF6"/>
    <w:rsid w:val="2D2E4DBD"/>
    <w:rsid w:val="2D2F9093"/>
    <w:rsid w:val="2D332DD7"/>
    <w:rsid w:val="2D6EF6D5"/>
    <w:rsid w:val="2D6FC819"/>
    <w:rsid w:val="2D717AAF"/>
    <w:rsid w:val="2D72FC2E"/>
    <w:rsid w:val="2D7432ED"/>
    <w:rsid w:val="2D74E6EA"/>
    <w:rsid w:val="2D7AB9F6"/>
    <w:rsid w:val="2D8633CC"/>
    <w:rsid w:val="2D8CE45A"/>
    <w:rsid w:val="2D97E083"/>
    <w:rsid w:val="2DAC0374"/>
    <w:rsid w:val="2DB7EC13"/>
    <w:rsid w:val="2DBCC68A"/>
    <w:rsid w:val="2DBD8D92"/>
    <w:rsid w:val="2DBDF24B"/>
    <w:rsid w:val="2DC59FB8"/>
    <w:rsid w:val="2DC7CE3C"/>
    <w:rsid w:val="2DD13501"/>
    <w:rsid w:val="2DDB70AB"/>
    <w:rsid w:val="2DDC3669"/>
    <w:rsid w:val="2DDFED41"/>
    <w:rsid w:val="2DDFFBFF"/>
    <w:rsid w:val="2DE2E231"/>
    <w:rsid w:val="2DE32B34"/>
    <w:rsid w:val="2DE34C6F"/>
    <w:rsid w:val="2DF79DFE"/>
    <w:rsid w:val="2DFF1B82"/>
    <w:rsid w:val="2E0D1CF8"/>
    <w:rsid w:val="2E129B5F"/>
    <w:rsid w:val="2E1C9180"/>
    <w:rsid w:val="2E249B80"/>
    <w:rsid w:val="2E27143E"/>
    <w:rsid w:val="2E3633D1"/>
    <w:rsid w:val="2E39801B"/>
    <w:rsid w:val="2E4A2C2C"/>
    <w:rsid w:val="2E58EE17"/>
    <w:rsid w:val="2E6E4D34"/>
    <w:rsid w:val="2E6ED53F"/>
    <w:rsid w:val="2E78AEEA"/>
    <w:rsid w:val="2E7F739C"/>
    <w:rsid w:val="2E925A4A"/>
    <w:rsid w:val="2EACEFCF"/>
    <w:rsid w:val="2EADA9BB"/>
    <w:rsid w:val="2EB5310A"/>
    <w:rsid w:val="2EB72994"/>
    <w:rsid w:val="2EB78204"/>
    <w:rsid w:val="2EBBF0AD"/>
    <w:rsid w:val="2EC8D277"/>
    <w:rsid w:val="2ECA1E1E"/>
    <w:rsid w:val="2ECC067D"/>
    <w:rsid w:val="2ED8FC29"/>
    <w:rsid w:val="2EDD7485"/>
    <w:rsid w:val="2EFD97E7"/>
    <w:rsid w:val="2F025D44"/>
    <w:rsid w:val="2F19162A"/>
    <w:rsid w:val="2F368302"/>
    <w:rsid w:val="2F3ABCAC"/>
    <w:rsid w:val="2F416A3A"/>
    <w:rsid w:val="2F638EAA"/>
    <w:rsid w:val="2F6AEB9E"/>
    <w:rsid w:val="2F767EDF"/>
    <w:rsid w:val="2F87071E"/>
    <w:rsid w:val="2F8D32AD"/>
    <w:rsid w:val="2F906FBB"/>
    <w:rsid w:val="2F91C0C3"/>
    <w:rsid w:val="2FA41ADA"/>
    <w:rsid w:val="2FB54030"/>
    <w:rsid w:val="2FBEBE45"/>
    <w:rsid w:val="2FCD3F68"/>
    <w:rsid w:val="2FF18AEE"/>
    <w:rsid w:val="2FF7CB30"/>
    <w:rsid w:val="2FFA2BC5"/>
    <w:rsid w:val="300596C8"/>
    <w:rsid w:val="3009B64D"/>
    <w:rsid w:val="30143F0B"/>
    <w:rsid w:val="3032C4F9"/>
    <w:rsid w:val="3038965D"/>
    <w:rsid w:val="303DB449"/>
    <w:rsid w:val="3044F454"/>
    <w:rsid w:val="3046283E"/>
    <w:rsid w:val="3058A039"/>
    <w:rsid w:val="3064988C"/>
    <w:rsid w:val="3065077F"/>
    <w:rsid w:val="3065EE7F"/>
    <w:rsid w:val="3069A6A7"/>
    <w:rsid w:val="306F0347"/>
    <w:rsid w:val="308E09FB"/>
    <w:rsid w:val="30901B13"/>
    <w:rsid w:val="30A5E8D8"/>
    <w:rsid w:val="30AAB8B5"/>
    <w:rsid w:val="30C2DEF4"/>
    <w:rsid w:val="30CAD3B9"/>
    <w:rsid w:val="30E0FB17"/>
    <w:rsid w:val="30E54036"/>
    <w:rsid w:val="30E5A81A"/>
    <w:rsid w:val="30F04E04"/>
    <w:rsid w:val="30F070AA"/>
    <w:rsid w:val="30F1093B"/>
    <w:rsid w:val="30F42E77"/>
    <w:rsid w:val="30FB23D8"/>
    <w:rsid w:val="3106B1A5"/>
    <w:rsid w:val="3109353B"/>
    <w:rsid w:val="310F5651"/>
    <w:rsid w:val="3112CB54"/>
    <w:rsid w:val="3116E0AC"/>
    <w:rsid w:val="311F0251"/>
    <w:rsid w:val="311FF0C0"/>
    <w:rsid w:val="3120C478"/>
    <w:rsid w:val="312909B3"/>
    <w:rsid w:val="312CA810"/>
    <w:rsid w:val="3152A107"/>
    <w:rsid w:val="3152AA72"/>
    <w:rsid w:val="315D2FCB"/>
    <w:rsid w:val="316B97A7"/>
    <w:rsid w:val="318068EB"/>
    <w:rsid w:val="3184411F"/>
    <w:rsid w:val="318D5B4F"/>
    <w:rsid w:val="31989529"/>
    <w:rsid w:val="319D2BFC"/>
    <w:rsid w:val="31A4FC46"/>
    <w:rsid w:val="31AC7385"/>
    <w:rsid w:val="31AEA743"/>
    <w:rsid w:val="31B77062"/>
    <w:rsid w:val="31D8972D"/>
    <w:rsid w:val="31DBCC87"/>
    <w:rsid w:val="31E4816B"/>
    <w:rsid w:val="31F8C27E"/>
    <w:rsid w:val="320C690C"/>
    <w:rsid w:val="322D3FB4"/>
    <w:rsid w:val="323204A1"/>
    <w:rsid w:val="3239277F"/>
    <w:rsid w:val="324B8ED5"/>
    <w:rsid w:val="325592DF"/>
    <w:rsid w:val="3279A4A5"/>
    <w:rsid w:val="3290FEB5"/>
    <w:rsid w:val="32918FDE"/>
    <w:rsid w:val="3299D44D"/>
    <w:rsid w:val="32B2A3D4"/>
    <w:rsid w:val="32B8A796"/>
    <w:rsid w:val="32C36BEC"/>
    <w:rsid w:val="32C3A1AA"/>
    <w:rsid w:val="32D095B3"/>
    <w:rsid w:val="32DE849E"/>
    <w:rsid w:val="32DEFA84"/>
    <w:rsid w:val="32E92178"/>
    <w:rsid w:val="32F084BF"/>
    <w:rsid w:val="32F19204"/>
    <w:rsid w:val="32FA3AE1"/>
    <w:rsid w:val="32FC831C"/>
    <w:rsid w:val="330588D4"/>
    <w:rsid w:val="33090CAB"/>
    <w:rsid w:val="3310850B"/>
    <w:rsid w:val="332BFF90"/>
    <w:rsid w:val="332D1C48"/>
    <w:rsid w:val="333074FC"/>
    <w:rsid w:val="3334EAA8"/>
    <w:rsid w:val="333D01FA"/>
    <w:rsid w:val="333D2A73"/>
    <w:rsid w:val="33424662"/>
    <w:rsid w:val="3348B1EC"/>
    <w:rsid w:val="334AB2DF"/>
    <w:rsid w:val="334C587B"/>
    <w:rsid w:val="334E9FC3"/>
    <w:rsid w:val="3354FCFF"/>
    <w:rsid w:val="335FF11B"/>
    <w:rsid w:val="33632DC5"/>
    <w:rsid w:val="339E8BE8"/>
    <w:rsid w:val="339F36BE"/>
    <w:rsid w:val="33AD028A"/>
    <w:rsid w:val="33B348C6"/>
    <w:rsid w:val="33C51F1A"/>
    <w:rsid w:val="33E01799"/>
    <w:rsid w:val="33F91ED4"/>
    <w:rsid w:val="3414E556"/>
    <w:rsid w:val="3415435E"/>
    <w:rsid w:val="341CEA1D"/>
    <w:rsid w:val="341E812E"/>
    <w:rsid w:val="342FBE57"/>
    <w:rsid w:val="344D7C27"/>
    <w:rsid w:val="345271EA"/>
    <w:rsid w:val="345311BB"/>
    <w:rsid w:val="3453B071"/>
    <w:rsid w:val="34676E60"/>
    <w:rsid w:val="3471829B"/>
    <w:rsid w:val="3474A35D"/>
    <w:rsid w:val="347ECFAC"/>
    <w:rsid w:val="3483563C"/>
    <w:rsid w:val="3487818F"/>
    <w:rsid w:val="34943915"/>
    <w:rsid w:val="3495FB9B"/>
    <w:rsid w:val="349A35F8"/>
    <w:rsid w:val="349DD6C6"/>
    <w:rsid w:val="34A7C517"/>
    <w:rsid w:val="34B66AFB"/>
    <w:rsid w:val="34BB922A"/>
    <w:rsid w:val="34C4FC11"/>
    <w:rsid w:val="34DE8836"/>
    <w:rsid w:val="34E642EB"/>
    <w:rsid w:val="34EBF9CF"/>
    <w:rsid w:val="34EC8F64"/>
    <w:rsid w:val="3506F32C"/>
    <w:rsid w:val="3510E52E"/>
    <w:rsid w:val="351C3153"/>
    <w:rsid w:val="352414A1"/>
    <w:rsid w:val="35283BF0"/>
    <w:rsid w:val="3535337A"/>
    <w:rsid w:val="35442F66"/>
    <w:rsid w:val="354D21A1"/>
    <w:rsid w:val="3554789B"/>
    <w:rsid w:val="355CC352"/>
    <w:rsid w:val="355DEE40"/>
    <w:rsid w:val="35678628"/>
    <w:rsid w:val="356F1411"/>
    <w:rsid w:val="35756517"/>
    <w:rsid w:val="357E3B1D"/>
    <w:rsid w:val="358C1278"/>
    <w:rsid w:val="358D122B"/>
    <w:rsid w:val="35A4B62F"/>
    <w:rsid w:val="35ACB5D1"/>
    <w:rsid w:val="35AD30A3"/>
    <w:rsid w:val="35BBB37D"/>
    <w:rsid w:val="35C04A80"/>
    <w:rsid w:val="35C30026"/>
    <w:rsid w:val="35C362A6"/>
    <w:rsid w:val="35C3BF02"/>
    <w:rsid w:val="35C6932C"/>
    <w:rsid w:val="35DA5B49"/>
    <w:rsid w:val="35DDEAD5"/>
    <w:rsid w:val="35E2C9EB"/>
    <w:rsid w:val="35E84E41"/>
    <w:rsid w:val="35F24E7E"/>
    <w:rsid w:val="35F7667E"/>
    <w:rsid w:val="3600562A"/>
    <w:rsid w:val="36007EBA"/>
    <w:rsid w:val="36039C95"/>
    <w:rsid w:val="3608AB8E"/>
    <w:rsid w:val="36138A9C"/>
    <w:rsid w:val="361407FE"/>
    <w:rsid w:val="361CA18E"/>
    <w:rsid w:val="361D6003"/>
    <w:rsid w:val="361F19AC"/>
    <w:rsid w:val="36209C6F"/>
    <w:rsid w:val="36268667"/>
    <w:rsid w:val="362C48CE"/>
    <w:rsid w:val="363458BD"/>
    <w:rsid w:val="3638E3EE"/>
    <w:rsid w:val="36479999"/>
    <w:rsid w:val="36491339"/>
    <w:rsid w:val="365C6ADD"/>
    <w:rsid w:val="365F6D2E"/>
    <w:rsid w:val="36917BEA"/>
    <w:rsid w:val="3698AAF8"/>
    <w:rsid w:val="36AB879A"/>
    <w:rsid w:val="36CE0416"/>
    <w:rsid w:val="36D5C735"/>
    <w:rsid w:val="36ECAA42"/>
    <w:rsid w:val="36F0D4CB"/>
    <w:rsid w:val="36FAE5EE"/>
    <w:rsid w:val="370AC7A2"/>
    <w:rsid w:val="3715D868"/>
    <w:rsid w:val="37173E05"/>
    <w:rsid w:val="3717D544"/>
    <w:rsid w:val="371ADE21"/>
    <w:rsid w:val="37225F6A"/>
    <w:rsid w:val="372307CD"/>
    <w:rsid w:val="3731D436"/>
    <w:rsid w:val="37320030"/>
    <w:rsid w:val="3749AE98"/>
    <w:rsid w:val="37725B4F"/>
    <w:rsid w:val="3777A72C"/>
    <w:rsid w:val="37841EA2"/>
    <w:rsid w:val="3786855B"/>
    <w:rsid w:val="37939D05"/>
    <w:rsid w:val="3797E284"/>
    <w:rsid w:val="37C373C6"/>
    <w:rsid w:val="37D09A91"/>
    <w:rsid w:val="37D85546"/>
    <w:rsid w:val="37E2A3E7"/>
    <w:rsid w:val="3803F4A3"/>
    <w:rsid w:val="380D3DC3"/>
    <w:rsid w:val="3812057E"/>
    <w:rsid w:val="381646FA"/>
    <w:rsid w:val="381C91B6"/>
    <w:rsid w:val="382DF320"/>
    <w:rsid w:val="38302791"/>
    <w:rsid w:val="38333DD8"/>
    <w:rsid w:val="3838DC9E"/>
    <w:rsid w:val="38412E3C"/>
    <w:rsid w:val="384DE3C0"/>
    <w:rsid w:val="38535961"/>
    <w:rsid w:val="385BB947"/>
    <w:rsid w:val="386B1FFD"/>
    <w:rsid w:val="38733C56"/>
    <w:rsid w:val="388053C3"/>
    <w:rsid w:val="3886DD0B"/>
    <w:rsid w:val="38976EF6"/>
    <w:rsid w:val="38979A14"/>
    <w:rsid w:val="389B509F"/>
    <w:rsid w:val="389E11CC"/>
    <w:rsid w:val="38A0EA8F"/>
    <w:rsid w:val="38A3DE0F"/>
    <w:rsid w:val="38A7BBAD"/>
    <w:rsid w:val="38B5AE0B"/>
    <w:rsid w:val="38B6BFFE"/>
    <w:rsid w:val="38C267E7"/>
    <w:rsid w:val="38C8B197"/>
    <w:rsid w:val="38DE9786"/>
    <w:rsid w:val="38DEAB1D"/>
    <w:rsid w:val="38E57F08"/>
    <w:rsid w:val="38F04D3E"/>
    <w:rsid w:val="38F0BBD3"/>
    <w:rsid w:val="38F93E02"/>
    <w:rsid w:val="3905755D"/>
    <w:rsid w:val="3908E160"/>
    <w:rsid w:val="390EB3E9"/>
    <w:rsid w:val="39104485"/>
    <w:rsid w:val="39281E95"/>
    <w:rsid w:val="392EBCBD"/>
    <w:rsid w:val="39613B1E"/>
    <w:rsid w:val="39744F60"/>
    <w:rsid w:val="397B78A8"/>
    <w:rsid w:val="397CC987"/>
    <w:rsid w:val="39818F0E"/>
    <w:rsid w:val="3985A088"/>
    <w:rsid w:val="398AD957"/>
    <w:rsid w:val="398CDA79"/>
    <w:rsid w:val="39931CB9"/>
    <w:rsid w:val="39934F8A"/>
    <w:rsid w:val="39970DAD"/>
    <w:rsid w:val="399728C4"/>
    <w:rsid w:val="3998DAB4"/>
    <w:rsid w:val="39A70414"/>
    <w:rsid w:val="39B4A331"/>
    <w:rsid w:val="39B8E65A"/>
    <w:rsid w:val="39C2312A"/>
    <w:rsid w:val="39CE0F1E"/>
    <w:rsid w:val="39D7812F"/>
    <w:rsid w:val="39DAA35E"/>
    <w:rsid w:val="39E38B87"/>
    <w:rsid w:val="39FEBFD9"/>
    <w:rsid w:val="3A06207F"/>
    <w:rsid w:val="3A075FEA"/>
    <w:rsid w:val="3A12925A"/>
    <w:rsid w:val="3A14AFE9"/>
    <w:rsid w:val="3A2F437C"/>
    <w:rsid w:val="3A2F70B8"/>
    <w:rsid w:val="3A30AA7F"/>
    <w:rsid w:val="3A36B25B"/>
    <w:rsid w:val="3A3F7D4A"/>
    <w:rsid w:val="3A40A683"/>
    <w:rsid w:val="3A4B8BDB"/>
    <w:rsid w:val="3A4E8B8F"/>
    <w:rsid w:val="3A5BE10F"/>
    <w:rsid w:val="3A7B4CE2"/>
    <w:rsid w:val="3A82A9A5"/>
    <w:rsid w:val="3A9EF1E5"/>
    <w:rsid w:val="3AB76371"/>
    <w:rsid w:val="3AC4FA3F"/>
    <w:rsid w:val="3AE2BEEA"/>
    <w:rsid w:val="3AE60CC3"/>
    <w:rsid w:val="3AE84134"/>
    <w:rsid w:val="3AE97375"/>
    <w:rsid w:val="3AF0A3D3"/>
    <w:rsid w:val="3B0979FC"/>
    <w:rsid w:val="3B0ACC04"/>
    <w:rsid w:val="3B0D4B53"/>
    <w:rsid w:val="3B1B38D9"/>
    <w:rsid w:val="3B29055E"/>
    <w:rsid w:val="3B2ED0A0"/>
    <w:rsid w:val="3B32EEAA"/>
    <w:rsid w:val="3B360F09"/>
    <w:rsid w:val="3B36C1C0"/>
    <w:rsid w:val="3B3FD542"/>
    <w:rsid w:val="3B46FDFB"/>
    <w:rsid w:val="3B698BEB"/>
    <w:rsid w:val="3B700B5E"/>
    <w:rsid w:val="3B754DFB"/>
    <w:rsid w:val="3B84ED0A"/>
    <w:rsid w:val="3B8B72D7"/>
    <w:rsid w:val="3B902427"/>
    <w:rsid w:val="3B982FB6"/>
    <w:rsid w:val="3B9FD833"/>
    <w:rsid w:val="3BA60793"/>
    <w:rsid w:val="3BA98B26"/>
    <w:rsid w:val="3BABD6CA"/>
    <w:rsid w:val="3BB7E3D8"/>
    <w:rsid w:val="3BB826F0"/>
    <w:rsid w:val="3BD425CE"/>
    <w:rsid w:val="3BF9F93C"/>
    <w:rsid w:val="3C070C47"/>
    <w:rsid w:val="3C0F7F98"/>
    <w:rsid w:val="3C11AC0B"/>
    <w:rsid w:val="3C17EBBB"/>
    <w:rsid w:val="3C1BF755"/>
    <w:rsid w:val="3C24039A"/>
    <w:rsid w:val="3C2BC797"/>
    <w:rsid w:val="3C30A9B1"/>
    <w:rsid w:val="3C351005"/>
    <w:rsid w:val="3C43B8BB"/>
    <w:rsid w:val="3C569656"/>
    <w:rsid w:val="3C5B59BB"/>
    <w:rsid w:val="3C5DE971"/>
    <w:rsid w:val="3C65E152"/>
    <w:rsid w:val="3C7090A1"/>
    <w:rsid w:val="3C71CF32"/>
    <w:rsid w:val="3C72092C"/>
    <w:rsid w:val="3C7530D9"/>
    <w:rsid w:val="3C75A0A0"/>
    <w:rsid w:val="3C7F3009"/>
    <w:rsid w:val="3C8F0EE0"/>
    <w:rsid w:val="3CA72491"/>
    <w:rsid w:val="3CB7572C"/>
    <w:rsid w:val="3CBBF5C7"/>
    <w:rsid w:val="3CCAA101"/>
    <w:rsid w:val="3CCEE355"/>
    <w:rsid w:val="3CE70D06"/>
    <w:rsid w:val="3CE93574"/>
    <w:rsid w:val="3D0091FA"/>
    <w:rsid w:val="3D138011"/>
    <w:rsid w:val="3D157549"/>
    <w:rsid w:val="3D20EEA4"/>
    <w:rsid w:val="3D299D7F"/>
    <w:rsid w:val="3D46CA81"/>
    <w:rsid w:val="3D4E1F94"/>
    <w:rsid w:val="3D50C32E"/>
    <w:rsid w:val="3D6734A5"/>
    <w:rsid w:val="3D6A8810"/>
    <w:rsid w:val="3D7F3433"/>
    <w:rsid w:val="3D88CC18"/>
    <w:rsid w:val="3DA0C585"/>
    <w:rsid w:val="3DA7A8B8"/>
    <w:rsid w:val="3DAC3B17"/>
    <w:rsid w:val="3DACC6EB"/>
    <w:rsid w:val="3DB6AEF1"/>
    <w:rsid w:val="3DB96867"/>
    <w:rsid w:val="3DC2A3A1"/>
    <w:rsid w:val="3DCE619A"/>
    <w:rsid w:val="3DE0F6A1"/>
    <w:rsid w:val="3DE6F955"/>
    <w:rsid w:val="3DF3E8E9"/>
    <w:rsid w:val="3DF50AF5"/>
    <w:rsid w:val="3E085586"/>
    <w:rsid w:val="3E2FE3BD"/>
    <w:rsid w:val="3E46B92B"/>
    <w:rsid w:val="3E4C031C"/>
    <w:rsid w:val="3E5AC539"/>
    <w:rsid w:val="3E5EB9E2"/>
    <w:rsid w:val="3E6B11D0"/>
    <w:rsid w:val="3E792848"/>
    <w:rsid w:val="3E7A14B4"/>
    <w:rsid w:val="3E9078AC"/>
    <w:rsid w:val="3E99FAA9"/>
    <w:rsid w:val="3EAE4BF2"/>
    <w:rsid w:val="3EB47073"/>
    <w:rsid w:val="3EB6FCAA"/>
    <w:rsid w:val="3EC26586"/>
    <w:rsid w:val="3EC8CEB3"/>
    <w:rsid w:val="3ECDD52F"/>
    <w:rsid w:val="3EE74E51"/>
    <w:rsid w:val="3EE781B3"/>
    <w:rsid w:val="3EEB86A6"/>
    <w:rsid w:val="3EEDAE9B"/>
    <w:rsid w:val="3EF4877A"/>
    <w:rsid w:val="3F01A516"/>
    <w:rsid w:val="3F0AC02D"/>
    <w:rsid w:val="3F283EC9"/>
    <w:rsid w:val="3F311524"/>
    <w:rsid w:val="3F391BFC"/>
    <w:rsid w:val="3F3952D8"/>
    <w:rsid w:val="3F44B364"/>
    <w:rsid w:val="3F45F4E3"/>
    <w:rsid w:val="3F582BAB"/>
    <w:rsid w:val="3F59177C"/>
    <w:rsid w:val="3F639800"/>
    <w:rsid w:val="3F665DAC"/>
    <w:rsid w:val="3F67B2FB"/>
    <w:rsid w:val="3F686977"/>
    <w:rsid w:val="3F6CED67"/>
    <w:rsid w:val="3F762F9A"/>
    <w:rsid w:val="3F7A9C69"/>
    <w:rsid w:val="3F7E640F"/>
    <w:rsid w:val="3F7ED14F"/>
    <w:rsid w:val="3F8919B8"/>
    <w:rsid w:val="3F933766"/>
    <w:rsid w:val="3F9D7399"/>
    <w:rsid w:val="3F9E37D1"/>
    <w:rsid w:val="3FA189B5"/>
    <w:rsid w:val="3FA3E266"/>
    <w:rsid w:val="3FA9BF37"/>
    <w:rsid w:val="3FAA9B92"/>
    <w:rsid w:val="3FAD4E2E"/>
    <w:rsid w:val="3FB60DFB"/>
    <w:rsid w:val="3FBEF7D7"/>
    <w:rsid w:val="3FC49D18"/>
    <w:rsid w:val="3FD39F52"/>
    <w:rsid w:val="3FD6B64C"/>
    <w:rsid w:val="3FD7625C"/>
    <w:rsid w:val="3FDE4830"/>
    <w:rsid w:val="3FE22C6A"/>
    <w:rsid w:val="3FF928BD"/>
    <w:rsid w:val="400104D3"/>
    <w:rsid w:val="4001BF76"/>
    <w:rsid w:val="4003D30B"/>
    <w:rsid w:val="4006A056"/>
    <w:rsid w:val="400A50C2"/>
    <w:rsid w:val="400DFC35"/>
    <w:rsid w:val="401154FB"/>
    <w:rsid w:val="4027EAA9"/>
    <w:rsid w:val="402B60AB"/>
    <w:rsid w:val="40360FBD"/>
    <w:rsid w:val="404031EF"/>
    <w:rsid w:val="404DE0F1"/>
    <w:rsid w:val="404E13C2"/>
    <w:rsid w:val="404F6FF7"/>
    <w:rsid w:val="4057878A"/>
    <w:rsid w:val="405B181E"/>
    <w:rsid w:val="405CE45F"/>
    <w:rsid w:val="4061CFDD"/>
    <w:rsid w:val="4065DA5E"/>
    <w:rsid w:val="406AA7CC"/>
    <w:rsid w:val="40750618"/>
    <w:rsid w:val="407D6CAD"/>
    <w:rsid w:val="4087A2B9"/>
    <w:rsid w:val="4092D7E0"/>
    <w:rsid w:val="4099BB13"/>
    <w:rsid w:val="409F71F7"/>
    <w:rsid w:val="40A6908E"/>
    <w:rsid w:val="40AFC3C6"/>
    <w:rsid w:val="40B13490"/>
    <w:rsid w:val="40B1EFA0"/>
    <w:rsid w:val="40B98128"/>
    <w:rsid w:val="40BFB8EB"/>
    <w:rsid w:val="40C5673E"/>
    <w:rsid w:val="40C7720A"/>
    <w:rsid w:val="40CEAD9F"/>
    <w:rsid w:val="40D4523D"/>
    <w:rsid w:val="40E468E6"/>
    <w:rsid w:val="40E54FFF"/>
    <w:rsid w:val="40E729F1"/>
    <w:rsid w:val="40E78EDB"/>
    <w:rsid w:val="40EEAEAB"/>
    <w:rsid w:val="40EFECD9"/>
    <w:rsid w:val="41087EC7"/>
    <w:rsid w:val="4111D0AD"/>
    <w:rsid w:val="4119BAA1"/>
    <w:rsid w:val="4126FF6B"/>
    <w:rsid w:val="412C85CA"/>
    <w:rsid w:val="412D644F"/>
    <w:rsid w:val="4134BAAF"/>
    <w:rsid w:val="4137C3DD"/>
    <w:rsid w:val="41409F2A"/>
    <w:rsid w:val="414F01AB"/>
    <w:rsid w:val="41566EC1"/>
    <w:rsid w:val="4156C79C"/>
    <w:rsid w:val="416770F0"/>
    <w:rsid w:val="41A53650"/>
    <w:rsid w:val="41B34BE6"/>
    <w:rsid w:val="41B59093"/>
    <w:rsid w:val="41B5F115"/>
    <w:rsid w:val="41B61AD2"/>
    <w:rsid w:val="41B71955"/>
    <w:rsid w:val="41B9C76A"/>
    <w:rsid w:val="41BFDB2C"/>
    <w:rsid w:val="41D60FDB"/>
    <w:rsid w:val="41DFC0F6"/>
    <w:rsid w:val="41E4C51B"/>
    <w:rsid w:val="41F14169"/>
    <w:rsid w:val="41F5F5BF"/>
    <w:rsid w:val="41F9C193"/>
    <w:rsid w:val="41FA7410"/>
    <w:rsid w:val="41FFFD23"/>
    <w:rsid w:val="420D87D4"/>
    <w:rsid w:val="420DFDE1"/>
    <w:rsid w:val="423FB142"/>
    <w:rsid w:val="4244379E"/>
    <w:rsid w:val="4253E78D"/>
    <w:rsid w:val="4257E43F"/>
    <w:rsid w:val="426B1CFB"/>
    <w:rsid w:val="426F5988"/>
    <w:rsid w:val="427391F7"/>
    <w:rsid w:val="4276AFA8"/>
    <w:rsid w:val="42923C5D"/>
    <w:rsid w:val="429F013E"/>
    <w:rsid w:val="42A9776E"/>
    <w:rsid w:val="42B267FF"/>
    <w:rsid w:val="42B8FAC6"/>
    <w:rsid w:val="43000C05"/>
    <w:rsid w:val="4307B5DE"/>
    <w:rsid w:val="43099911"/>
    <w:rsid w:val="430A435C"/>
    <w:rsid w:val="430B07C3"/>
    <w:rsid w:val="4312F5CA"/>
    <w:rsid w:val="431B60C3"/>
    <w:rsid w:val="4326ED92"/>
    <w:rsid w:val="4327C671"/>
    <w:rsid w:val="43431B75"/>
    <w:rsid w:val="4355A154"/>
    <w:rsid w:val="435C0345"/>
    <w:rsid w:val="4364F9AB"/>
    <w:rsid w:val="436786C0"/>
    <w:rsid w:val="436BDBA5"/>
    <w:rsid w:val="436C4FA7"/>
    <w:rsid w:val="437018F7"/>
    <w:rsid w:val="43736F2D"/>
    <w:rsid w:val="4374A0EB"/>
    <w:rsid w:val="4385FD03"/>
    <w:rsid w:val="43968FB3"/>
    <w:rsid w:val="43B0C186"/>
    <w:rsid w:val="43C6D605"/>
    <w:rsid w:val="43D2F04B"/>
    <w:rsid w:val="43E9954C"/>
    <w:rsid w:val="43EFB7EE"/>
    <w:rsid w:val="44053748"/>
    <w:rsid w:val="440DE0DD"/>
    <w:rsid w:val="440E90C5"/>
    <w:rsid w:val="4424E9A6"/>
    <w:rsid w:val="44384A62"/>
    <w:rsid w:val="443DD462"/>
    <w:rsid w:val="4445AE26"/>
    <w:rsid w:val="44524272"/>
    <w:rsid w:val="4453E1F0"/>
    <w:rsid w:val="44650863"/>
    <w:rsid w:val="446BDF86"/>
    <w:rsid w:val="44735059"/>
    <w:rsid w:val="44775F03"/>
    <w:rsid w:val="4488D35E"/>
    <w:rsid w:val="448B1E5F"/>
    <w:rsid w:val="448F9F6B"/>
    <w:rsid w:val="4496D4B5"/>
    <w:rsid w:val="4497F729"/>
    <w:rsid w:val="44A5B516"/>
    <w:rsid w:val="44A77706"/>
    <w:rsid w:val="44B031BF"/>
    <w:rsid w:val="44B2D636"/>
    <w:rsid w:val="44BD089E"/>
    <w:rsid w:val="44BE2E5C"/>
    <w:rsid w:val="44C396D2"/>
    <w:rsid w:val="44CC73DB"/>
    <w:rsid w:val="44D12A4A"/>
    <w:rsid w:val="44D1F446"/>
    <w:rsid w:val="44D9E574"/>
    <w:rsid w:val="44E0ED30"/>
    <w:rsid w:val="44F474E8"/>
    <w:rsid w:val="450AA30B"/>
    <w:rsid w:val="4515345D"/>
    <w:rsid w:val="45167BCF"/>
    <w:rsid w:val="45168ED6"/>
    <w:rsid w:val="45192CC0"/>
    <w:rsid w:val="451EE7DA"/>
    <w:rsid w:val="452DB993"/>
    <w:rsid w:val="45382445"/>
    <w:rsid w:val="453E7F3D"/>
    <w:rsid w:val="454040EC"/>
    <w:rsid w:val="454D87F0"/>
    <w:rsid w:val="454EAD5D"/>
    <w:rsid w:val="4558A23D"/>
    <w:rsid w:val="456A37EE"/>
    <w:rsid w:val="457290C0"/>
    <w:rsid w:val="45830F1E"/>
    <w:rsid w:val="4589CF81"/>
    <w:rsid w:val="459172E4"/>
    <w:rsid w:val="4598C1CF"/>
    <w:rsid w:val="45A16C7F"/>
    <w:rsid w:val="45A4070E"/>
    <w:rsid w:val="45AC2603"/>
    <w:rsid w:val="45B0036A"/>
    <w:rsid w:val="45B1393E"/>
    <w:rsid w:val="45D96009"/>
    <w:rsid w:val="45DAB3CF"/>
    <w:rsid w:val="45DB32CC"/>
    <w:rsid w:val="45DBFC69"/>
    <w:rsid w:val="45E13D6E"/>
    <w:rsid w:val="45E99C66"/>
    <w:rsid w:val="45F4D5F8"/>
    <w:rsid w:val="45F61DF5"/>
    <w:rsid w:val="4608304E"/>
    <w:rsid w:val="4609BB4F"/>
    <w:rsid w:val="460C6375"/>
    <w:rsid w:val="461D3463"/>
    <w:rsid w:val="462E138C"/>
    <w:rsid w:val="46323878"/>
    <w:rsid w:val="464143EA"/>
    <w:rsid w:val="4643AB1F"/>
    <w:rsid w:val="4644D65C"/>
    <w:rsid w:val="4661B99C"/>
    <w:rsid w:val="467132C9"/>
    <w:rsid w:val="469C02F5"/>
    <w:rsid w:val="469EE8E0"/>
    <w:rsid w:val="46A55E50"/>
    <w:rsid w:val="46ABF3DC"/>
    <w:rsid w:val="46CBE662"/>
    <w:rsid w:val="46F34153"/>
    <w:rsid w:val="46FA4D7E"/>
    <w:rsid w:val="4705C493"/>
    <w:rsid w:val="470FEA7F"/>
    <w:rsid w:val="4710AA80"/>
    <w:rsid w:val="47200C8F"/>
    <w:rsid w:val="4720279C"/>
    <w:rsid w:val="47266511"/>
    <w:rsid w:val="47279C0F"/>
    <w:rsid w:val="4741A76E"/>
    <w:rsid w:val="4756AA77"/>
    <w:rsid w:val="4758F529"/>
    <w:rsid w:val="47733E3B"/>
    <w:rsid w:val="477FABCD"/>
    <w:rsid w:val="47847225"/>
    <w:rsid w:val="478CE411"/>
    <w:rsid w:val="47A05444"/>
    <w:rsid w:val="47A1EB93"/>
    <w:rsid w:val="47A88EB8"/>
    <w:rsid w:val="47AC29E5"/>
    <w:rsid w:val="47AE8EE7"/>
    <w:rsid w:val="47B08DF4"/>
    <w:rsid w:val="47B0A144"/>
    <w:rsid w:val="47B3DFB8"/>
    <w:rsid w:val="47BFF932"/>
    <w:rsid w:val="47CB2DCD"/>
    <w:rsid w:val="47DE78E6"/>
    <w:rsid w:val="47E461A0"/>
    <w:rsid w:val="480D0B31"/>
    <w:rsid w:val="482AB92B"/>
    <w:rsid w:val="482FA45E"/>
    <w:rsid w:val="483796C9"/>
    <w:rsid w:val="48394492"/>
    <w:rsid w:val="483C0236"/>
    <w:rsid w:val="48405B06"/>
    <w:rsid w:val="48489C4D"/>
    <w:rsid w:val="48558E3F"/>
    <w:rsid w:val="4857B6AD"/>
    <w:rsid w:val="485E877B"/>
    <w:rsid w:val="48645CC4"/>
    <w:rsid w:val="4867D268"/>
    <w:rsid w:val="4874641A"/>
    <w:rsid w:val="487E7A38"/>
    <w:rsid w:val="488F11B4"/>
    <w:rsid w:val="48A86893"/>
    <w:rsid w:val="48A8C6C3"/>
    <w:rsid w:val="48AF66CD"/>
    <w:rsid w:val="48AFB61C"/>
    <w:rsid w:val="48B5A222"/>
    <w:rsid w:val="48B904DD"/>
    <w:rsid w:val="48C31CFA"/>
    <w:rsid w:val="48CD2771"/>
    <w:rsid w:val="48CFB352"/>
    <w:rsid w:val="48D38868"/>
    <w:rsid w:val="48D87C44"/>
    <w:rsid w:val="48F0250E"/>
    <w:rsid w:val="48F349D3"/>
    <w:rsid w:val="48F7EB7E"/>
    <w:rsid w:val="4901DA49"/>
    <w:rsid w:val="490CFA4F"/>
    <w:rsid w:val="490F798F"/>
    <w:rsid w:val="4925B395"/>
    <w:rsid w:val="49263957"/>
    <w:rsid w:val="49280452"/>
    <w:rsid w:val="4940186F"/>
    <w:rsid w:val="4959DA6A"/>
    <w:rsid w:val="4963FDB9"/>
    <w:rsid w:val="497CC68F"/>
    <w:rsid w:val="498702E5"/>
    <w:rsid w:val="4988E232"/>
    <w:rsid w:val="49A09D84"/>
    <w:rsid w:val="49AAF023"/>
    <w:rsid w:val="49AD1245"/>
    <w:rsid w:val="49B82374"/>
    <w:rsid w:val="49C01FFA"/>
    <w:rsid w:val="49C7E095"/>
    <w:rsid w:val="49EC8BF1"/>
    <w:rsid w:val="49EFFDDA"/>
    <w:rsid w:val="49F24D86"/>
    <w:rsid w:val="49F9AF51"/>
    <w:rsid w:val="49FFE769"/>
    <w:rsid w:val="4A057CD4"/>
    <w:rsid w:val="4A0F430F"/>
    <w:rsid w:val="4A12FA51"/>
    <w:rsid w:val="4A18776C"/>
    <w:rsid w:val="4A1950AE"/>
    <w:rsid w:val="4A19A73E"/>
    <w:rsid w:val="4A310F54"/>
    <w:rsid w:val="4A3C8171"/>
    <w:rsid w:val="4A4231CF"/>
    <w:rsid w:val="4A4561BE"/>
    <w:rsid w:val="4A52FD91"/>
    <w:rsid w:val="4A561A43"/>
    <w:rsid w:val="4A56555B"/>
    <w:rsid w:val="4A5F99EC"/>
    <w:rsid w:val="4A6441F7"/>
    <w:rsid w:val="4A656FAE"/>
    <w:rsid w:val="4A6F314D"/>
    <w:rsid w:val="4A705A59"/>
    <w:rsid w:val="4A901964"/>
    <w:rsid w:val="4A931182"/>
    <w:rsid w:val="4AA36169"/>
    <w:rsid w:val="4AA3F3E2"/>
    <w:rsid w:val="4AA4FB4B"/>
    <w:rsid w:val="4ACA9D6F"/>
    <w:rsid w:val="4ACC5C61"/>
    <w:rsid w:val="4AD12435"/>
    <w:rsid w:val="4AD449E7"/>
    <w:rsid w:val="4AD9E4A7"/>
    <w:rsid w:val="4ADBFF6C"/>
    <w:rsid w:val="4ADDA8E8"/>
    <w:rsid w:val="4AEDA596"/>
    <w:rsid w:val="4AF000D5"/>
    <w:rsid w:val="4AF0B9DF"/>
    <w:rsid w:val="4AF0FF9D"/>
    <w:rsid w:val="4AF7989F"/>
    <w:rsid w:val="4AFFFD7B"/>
    <w:rsid w:val="4B06FE23"/>
    <w:rsid w:val="4B07287E"/>
    <w:rsid w:val="4B16E068"/>
    <w:rsid w:val="4B1C283D"/>
    <w:rsid w:val="4B239F02"/>
    <w:rsid w:val="4B35B35F"/>
    <w:rsid w:val="4B3F6F5F"/>
    <w:rsid w:val="4B4B788B"/>
    <w:rsid w:val="4B59E1A7"/>
    <w:rsid w:val="4B5E35F7"/>
    <w:rsid w:val="4B5EEC6B"/>
    <w:rsid w:val="4B754342"/>
    <w:rsid w:val="4B7FD634"/>
    <w:rsid w:val="4B9CD346"/>
    <w:rsid w:val="4BB95A9F"/>
    <w:rsid w:val="4BC041A6"/>
    <w:rsid w:val="4BCDB858"/>
    <w:rsid w:val="4BCDDB63"/>
    <w:rsid w:val="4BD05116"/>
    <w:rsid w:val="4BD44EC9"/>
    <w:rsid w:val="4BDF964E"/>
    <w:rsid w:val="4BE00955"/>
    <w:rsid w:val="4BE05CFD"/>
    <w:rsid w:val="4BEBD2E8"/>
    <w:rsid w:val="4BEC87D5"/>
    <w:rsid w:val="4BF0B43E"/>
    <w:rsid w:val="4BFC47E1"/>
    <w:rsid w:val="4BFE26A2"/>
    <w:rsid w:val="4C0A2A53"/>
    <w:rsid w:val="4C0C0675"/>
    <w:rsid w:val="4C0E9046"/>
    <w:rsid w:val="4C0EE3CE"/>
    <w:rsid w:val="4C2A34F1"/>
    <w:rsid w:val="4C3BD062"/>
    <w:rsid w:val="4C3F2B59"/>
    <w:rsid w:val="4C40CBAC"/>
    <w:rsid w:val="4C48FF1D"/>
    <w:rsid w:val="4C4BCC80"/>
    <w:rsid w:val="4C55F24B"/>
    <w:rsid w:val="4C5A03CD"/>
    <w:rsid w:val="4C5F3757"/>
    <w:rsid w:val="4C68EA50"/>
    <w:rsid w:val="4C7C29F6"/>
    <w:rsid w:val="4C8ABDDD"/>
    <w:rsid w:val="4C9B39D4"/>
    <w:rsid w:val="4CA0E791"/>
    <w:rsid w:val="4CA254B1"/>
    <w:rsid w:val="4CB54584"/>
    <w:rsid w:val="4CB7D2C3"/>
    <w:rsid w:val="4CB878AC"/>
    <w:rsid w:val="4CC07E45"/>
    <w:rsid w:val="4CC79C6E"/>
    <w:rsid w:val="4CCEA8B7"/>
    <w:rsid w:val="4CCF8E9D"/>
    <w:rsid w:val="4CD98A9A"/>
    <w:rsid w:val="4CE07ED9"/>
    <w:rsid w:val="4CF065B6"/>
    <w:rsid w:val="4CF479FC"/>
    <w:rsid w:val="4CF7EB46"/>
    <w:rsid w:val="4D056973"/>
    <w:rsid w:val="4D0FEC8B"/>
    <w:rsid w:val="4D256E47"/>
    <w:rsid w:val="4D3A9D3A"/>
    <w:rsid w:val="4D3B9959"/>
    <w:rsid w:val="4D418EFA"/>
    <w:rsid w:val="4D5BEFB5"/>
    <w:rsid w:val="4D6F7B76"/>
    <w:rsid w:val="4D7BD9B6"/>
    <w:rsid w:val="4D7C873B"/>
    <w:rsid w:val="4D884AFD"/>
    <w:rsid w:val="4D9DBF76"/>
    <w:rsid w:val="4D9EABF8"/>
    <w:rsid w:val="4DB3A0B6"/>
    <w:rsid w:val="4DB61D24"/>
    <w:rsid w:val="4DB65913"/>
    <w:rsid w:val="4DC943A9"/>
    <w:rsid w:val="4DD64C1E"/>
    <w:rsid w:val="4DDFAF39"/>
    <w:rsid w:val="4DE9AD4C"/>
    <w:rsid w:val="4DF9107E"/>
    <w:rsid w:val="4E0B96D5"/>
    <w:rsid w:val="4E0CADD8"/>
    <w:rsid w:val="4E1617F8"/>
    <w:rsid w:val="4E203F24"/>
    <w:rsid w:val="4E2999BE"/>
    <w:rsid w:val="4E2BA2AA"/>
    <w:rsid w:val="4E2DDAED"/>
    <w:rsid w:val="4E368A4B"/>
    <w:rsid w:val="4E3C7F93"/>
    <w:rsid w:val="4E6476F6"/>
    <w:rsid w:val="4E6C2A76"/>
    <w:rsid w:val="4E6E2EF0"/>
    <w:rsid w:val="4E8917A2"/>
    <w:rsid w:val="4E8A9878"/>
    <w:rsid w:val="4E8C0C32"/>
    <w:rsid w:val="4E8D9F08"/>
    <w:rsid w:val="4E9B6094"/>
    <w:rsid w:val="4E9DC5F1"/>
    <w:rsid w:val="4EADEFAA"/>
    <w:rsid w:val="4EC4581B"/>
    <w:rsid w:val="4EDFF260"/>
    <w:rsid w:val="4EEE5A3C"/>
    <w:rsid w:val="4F0A7741"/>
    <w:rsid w:val="4F12EE08"/>
    <w:rsid w:val="4F24E94F"/>
    <w:rsid w:val="4F461664"/>
    <w:rsid w:val="4F490BBC"/>
    <w:rsid w:val="4F56B00A"/>
    <w:rsid w:val="4F67B08C"/>
    <w:rsid w:val="4F7124D8"/>
    <w:rsid w:val="4F746AB0"/>
    <w:rsid w:val="4F79364D"/>
    <w:rsid w:val="4FA3E166"/>
    <w:rsid w:val="4FA4E5BA"/>
    <w:rsid w:val="4FAC601A"/>
    <w:rsid w:val="4FB33340"/>
    <w:rsid w:val="4FB3969D"/>
    <w:rsid w:val="4FB42F5F"/>
    <w:rsid w:val="4FBC2A14"/>
    <w:rsid w:val="4FC376EA"/>
    <w:rsid w:val="4FC939C5"/>
    <w:rsid w:val="4FDF2556"/>
    <w:rsid w:val="4FEE443E"/>
    <w:rsid w:val="50106144"/>
    <w:rsid w:val="501A31A7"/>
    <w:rsid w:val="5020748C"/>
    <w:rsid w:val="502C8694"/>
    <w:rsid w:val="5043D266"/>
    <w:rsid w:val="504AE28A"/>
    <w:rsid w:val="505712C9"/>
    <w:rsid w:val="50594591"/>
    <w:rsid w:val="505B4DE7"/>
    <w:rsid w:val="506105C6"/>
    <w:rsid w:val="50630DEA"/>
    <w:rsid w:val="5063B8E0"/>
    <w:rsid w:val="506408AB"/>
    <w:rsid w:val="50682DA3"/>
    <w:rsid w:val="506F28ED"/>
    <w:rsid w:val="5071A684"/>
    <w:rsid w:val="5075D421"/>
    <w:rsid w:val="507C3253"/>
    <w:rsid w:val="50817D39"/>
    <w:rsid w:val="5094C066"/>
    <w:rsid w:val="50A2C608"/>
    <w:rsid w:val="50A8AFCF"/>
    <w:rsid w:val="50ACA263"/>
    <w:rsid w:val="50CC11FC"/>
    <w:rsid w:val="50D2548B"/>
    <w:rsid w:val="50D560C3"/>
    <w:rsid w:val="50D849D3"/>
    <w:rsid w:val="50DB2E39"/>
    <w:rsid w:val="50DEB515"/>
    <w:rsid w:val="50EC46E8"/>
    <w:rsid w:val="50EDAD89"/>
    <w:rsid w:val="50F248B7"/>
    <w:rsid w:val="510C3A0E"/>
    <w:rsid w:val="510D33EE"/>
    <w:rsid w:val="5110B17B"/>
    <w:rsid w:val="5139E006"/>
    <w:rsid w:val="513CEF24"/>
    <w:rsid w:val="5149E6D6"/>
    <w:rsid w:val="514B5E98"/>
    <w:rsid w:val="5151112E"/>
    <w:rsid w:val="5156165F"/>
    <w:rsid w:val="5162E737"/>
    <w:rsid w:val="5176B187"/>
    <w:rsid w:val="5179413D"/>
    <w:rsid w:val="517CAAD3"/>
    <w:rsid w:val="5185BF80"/>
    <w:rsid w:val="518621A0"/>
    <w:rsid w:val="518D3A9D"/>
    <w:rsid w:val="51903DCF"/>
    <w:rsid w:val="51962C4C"/>
    <w:rsid w:val="519F210E"/>
    <w:rsid w:val="51A4D187"/>
    <w:rsid w:val="51ABC2C3"/>
    <w:rsid w:val="51B22C58"/>
    <w:rsid w:val="51B475CC"/>
    <w:rsid w:val="51C64B23"/>
    <w:rsid w:val="51D39098"/>
    <w:rsid w:val="51DC8FE3"/>
    <w:rsid w:val="51DF8FE4"/>
    <w:rsid w:val="51EDCDE7"/>
    <w:rsid w:val="51F72347"/>
    <w:rsid w:val="52084C20"/>
    <w:rsid w:val="52116628"/>
    <w:rsid w:val="52153815"/>
    <w:rsid w:val="5223EED7"/>
    <w:rsid w:val="522ACD27"/>
    <w:rsid w:val="5244103A"/>
    <w:rsid w:val="524F42F7"/>
    <w:rsid w:val="5254734B"/>
    <w:rsid w:val="5274E825"/>
    <w:rsid w:val="527AAE06"/>
    <w:rsid w:val="527B575D"/>
    <w:rsid w:val="52816539"/>
    <w:rsid w:val="528866C0"/>
    <w:rsid w:val="5288AF18"/>
    <w:rsid w:val="528A827C"/>
    <w:rsid w:val="528AE27D"/>
    <w:rsid w:val="5290076B"/>
    <w:rsid w:val="529ED199"/>
    <w:rsid w:val="52B545B1"/>
    <w:rsid w:val="52BBEF78"/>
    <w:rsid w:val="52C4F9BD"/>
    <w:rsid w:val="52C9D454"/>
    <w:rsid w:val="52CD8FF8"/>
    <w:rsid w:val="52D20240"/>
    <w:rsid w:val="52D48361"/>
    <w:rsid w:val="52E3D6CA"/>
    <w:rsid w:val="52F9C42C"/>
    <w:rsid w:val="52FA3EE2"/>
    <w:rsid w:val="52FBD037"/>
    <w:rsid w:val="5323C6BD"/>
    <w:rsid w:val="53271447"/>
    <w:rsid w:val="5328E626"/>
    <w:rsid w:val="532C7F90"/>
    <w:rsid w:val="533E884A"/>
    <w:rsid w:val="53492524"/>
    <w:rsid w:val="53531821"/>
    <w:rsid w:val="5353A02C"/>
    <w:rsid w:val="535C09C6"/>
    <w:rsid w:val="536934FC"/>
    <w:rsid w:val="536C814A"/>
    <w:rsid w:val="536F3B7D"/>
    <w:rsid w:val="537939DB"/>
    <w:rsid w:val="53793D8F"/>
    <w:rsid w:val="538240B2"/>
    <w:rsid w:val="538C7B31"/>
    <w:rsid w:val="53945ABA"/>
    <w:rsid w:val="539F0892"/>
    <w:rsid w:val="53A24A0E"/>
    <w:rsid w:val="53A76127"/>
    <w:rsid w:val="53A8C2E3"/>
    <w:rsid w:val="53AAB640"/>
    <w:rsid w:val="53B23B8F"/>
    <w:rsid w:val="53CF14BF"/>
    <w:rsid w:val="53DCEEAC"/>
    <w:rsid w:val="53DE96D9"/>
    <w:rsid w:val="53E8848D"/>
    <w:rsid w:val="53F7C6B1"/>
    <w:rsid w:val="5428B8C7"/>
    <w:rsid w:val="542BE796"/>
    <w:rsid w:val="5433A98D"/>
    <w:rsid w:val="543C9332"/>
    <w:rsid w:val="544229A6"/>
    <w:rsid w:val="5443E424"/>
    <w:rsid w:val="5444D9D5"/>
    <w:rsid w:val="5459029D"/>
    <w:rsid w:val="546236EF"/>
    <w:rsid w:val="5468F6B3"/>
    <w:rsid w:val="5479C9EA"/>
    <w:rsid w:val="547FE6AC"/>
    <w:rsid w:val="54854381"/>
    <w:rsid w:val="54869509"/>
    <w:rsid w:val="548F6D6F"/>
    <w:rsid w:val="5492DB55"/>
    <w:rsid w:val="5495D7A2"/>
    <w:rsid w:val="54A286B1"/>
    <w:rsid w:val="54AA079C"/>
    <w:rsid w:val="54CA9C50"/>
    <w:rsid w:val="54CD3C22"/>
    <w:rsid w:val="54CF4D61"/>
    <w:rsid w:val="54DEFAC2"/>
    <w:rsid w:val="54E081EE"/>
    <w:rsid w:val="54E5D9BA"/>
    <w:rsid w:val="54E8180D"/>
    <w:rsid w:val="54F76C85"/>
    <w:rsid w:val="54F87668"/>
    <w:rsid w:val="54F9A72B"/>
    <w:rsid w:val="54FF7C74"/>
    <w:rsid w:val="5503BA23"/>
    <w:rsid w:val="5503C67F"/>
    <w:rsid w:val="55123311"/>
    <w:rsid w:val="55131DC6"/>
    <w:rsid w:val="5515E24A"/>
    <w:rsid w:val="5523BF93"/>
    <w:rsid w:val="552A8D2F"/>
    <w:rsid w:val="552E36DA"/>
    <w:rsid w:val="5539E96F"/>
    <w:rsid w:val="554A0309"/>
    <w:rsid w:val="554C1227"/>
    <w:rsid w:val="5552AF17"/>
    <w:rsid w:val="555C292F"/>
    <w:rsid w:val="555E7F13"/>
    <w:rsid w:val="556D8D1E"/>
    <w:rsid w:val="557F73B2"/>
    <w:rsid w:val="55840FBF"/>
    <w:rsid w:val="55873F43"/>
    <w:rsid w:val="5588E247"/>
    <w:rsid w:val="558EDB32"/>
    <w:rsid w:val="558FDC5A"/>
    <w:rsid w:val="5596240C"/>
    <w:rsid w:val="55979684"/>
    <w:rsid w:val="55A6DCAB"/>
    <w:rsid w:val="55AAC999"/>
    <w:rsid w:val="55B60B96"/>
    <w:rsid w:val="55B7C995"/>
    <w:rsid w:val="55BB6FE1"/>
    <w:rsid w:val="55CB155D"/>
    <w:rsid w:val="55CDD936"/>
    <w:rsid w:val="55E5FC7E"/>
    <w:rsid w:val="55E74438"/>
    <w:rsid w:val="55EBD687"/>
    <w:rsid w:val="55EC4EFB"/>
    <w:rsid w:val="55F7FA06"/>
    <w:rsid w:val="5600C635"/>
    <w:rsid w:val="5602E6A7"/>
    <w:rsid w:val="5604B9DB"/>
    <w:rsid w:val="56201534"/>
    <w:rsid w:val="5622656A"/>
    <w:rsid w:val="5629479E"/>
    <w:rsid w:val="563145EA"/>
    <w:rsid w:val="56351E95"/>
    <w:rsid w:val="56356002"/>
    <w:rsid w:val="56393ECF"/>
    <w:rsid w:val="563DE653"/>
    <w:rsid w:val="5642CD97"/>
    <w:rsid w:val="56489412"/>
    <w:rsid w:val="564BA6D4"/>
    <w:rsid w:val="565A1651"/>
    <w:rsid w:val="565EB509"/>
    <w:rsid w:val="56696894"/>
    <w:rsid w:val="56759194"/>
    <w:rsid w:val="5677563D"/>
    <w:rsid w:val="56859FFB"/>
    <w:rsid w:val="568717CD"/>
    <w:rsid w:val="56909DC3"/>
    <w:rsid w:val="5694D80B"/>
    <w:rsid w:val="56A1E2E9"/>
    <w:rsid w:val="56A2F11E"/>
    <w:rsid w:val="56A430B4"/>
    <w:rsid w:val="56CF81A1"/>
    <w:rsid w:val="56EF5403"/>
    <w:rsid w:val="56F14CC5"/>
    <w:rsid w:val="570650DA"/>
    <w:rsid w:val="57157F18"/>
    <w:rsid w:val="571A29BC"/>
    <w:rsid w:val="571EFCC5"/>
    <w:rsid w:val="572BEEFB"/>
    <w:rsid w:val="5733657E"/>
    <w:rsid w:val="5733F2A0"/>
    <w:rsid w:val="574604F9"/>
    <w:rsid w:val="574894AF"/>
    <w:rsid w:val="5748F97D"/>
    <w:rsid w:val="574A4D20"/>
    <w:rsid w:val="574ABFBE"/>
    <w:rsid w:val="575277FC"/>
    <w:rsid w:val="57619790"/>
    <w:rsid w:val="576FD02F"/>
    <w:rsid w:val="577A54F2"/>
    <w:rsid w:val="577B1667"/>
    <w:rsid w:val="578F38E2"/>
    <w:rsid w:val="5791DF1B"/>
    <w:rsid w:val="579FA491"/>
    <w:rsid w:val="57A9118B"/>
    <w:rsid w:val="57ABFAFB"/>
    <w:rsid w:val="57AE2C72"/>
    <w:rsid w:val="57AFC009"/>
    <w:rsid w:val="57BF4E7D"/>
    <w:rsid w:val="57C90FBE"/>
    <w:rsid w:val="57DD8464"/>
    <w:rsid w:val="57E396CF"/>
    <w:rsid w:val="57EC4BFF"/>
    <w:rsid w:val="57F73BFF"/>
    <w:rsid w:val="581BF4BA"/>
    <w:rsid w:val="5823E401"/>
    <w:rsid w:val="582587E4"/>
    <w:rsid w:val="582BF0B7"/>
    <w:rsid w:val="583858F2"/>
    <w:rsid w:val="584A7307"/>
    <w:rsid w:val="5857E00E"/>
    <w:rsid w:val="58597C24"/>
    <w:rsid w:val="585B42B9"/>
    <w:rsid w:val="5864805A"/>
    <w:rsid w:val="587F27D0"/>
    <w:rsid w:val="588EE005"/>
    <w:rsid w:val="58912929"/>
    <w:rsid w:val="589320E0"/>
    <w:rsid w:val="58A4068B"/>
    <w:rsid w:val="58A4A7A0"/>
    <w:rsid w:val="58A97749"/>
    <w:rsid w:val="58C12A18"/>
    <w:rsid w:val="58C5E290"/>
    <w:rsid w:val="58C7FB80"/>
    <w:rsid w:val="58CD2D56"/>
    <w:rsid w:val="58D34EE0"/>
    <w:rsid w:val="58E0721D"/>
    <w:rsid w:val="58E21EFA"/>
    <w:rsid w:val="58E469F3"/>
    <w:rsid w:val="58F2A794"/>
    <w:rsid w:val="58F3FB4D"/>
    <w:rsid w:val="58F7F09C"/>
    <w:rsid w:val="590DEA1A"/>
    <w:rsid w:val="5912F60B"/>
    <w:rsid w:val="591B4CF6"/>
    <w:rsid w:val="591D4441"/>
    <w:rsid w:val="59226B93"/>
    <w:rsid w:val="5934DFF2"/>
    <w:rsid w:val="593574F3"/>
    <w:rsid w:val="59373CD7"/>
    <w:rsid w:val="593ACF3A"/>
    <w:rsid w:val="59441A63"/>
    <w:rsid w:val="59444826"/>
    <w:rsid w:val="5948197B"/>
    <w:rsid w:val="594E9D50"/>
    <w:rsid w:val="59542E72"/>
    <w:rsid w:val="5975998F"/>
    <w:rsid w:val="59798BAA"/>
    <w:rsid w:val="597B2F11"/>
    <w:rsid w:val="597EC3BF"/>
    <w:rsid w:val="598670F8"/>
    <w:rsid w:val="5986C4D7"/>
    <w:rsid w:val="5988E765"/>
    <w:rsid w:val="598EB944"/>
    <w:rsid w:val="5999AFA0"/>
    <w:rsid w:val="599C2955"/>
    <w:rsid w:val="599D0AC2"/>
    <w:rsid w:val="59AE0CFC"/>
    <w:rsid w:val="59CBFBFA"/>
    <w:rsid w:val="59D7AE44"/>
    <w:rsid w:val="59D9EDCF"/>
    <w:rsid w:val="59DDEC75"/>
    <w:rsid w:val="59FD9DA1"/>
    <w:rsid w:val="5A0920AA"/>
    <w:rsid w:val="5A2604FB"/>
    <w:rsid w:val="5A40DE26"/>
    <w:rsid w:val="5A426043"/>
    <w:rsid w:val="5A458930"/>
    <w:rsid w:val="5A5CDB75"/>
    <w:rsid w:val="5A6B07A7"/>
    <w:rsid w:val="5A6E56F2"/>
    <w:rsid w:val="5A88975F"/>
    <w:rsid w:val="5A9E4C95"/>
    <w:rsid w:val="5AADB3F5"/>
    <w:rsid w:val="5AC5D353"/>
    <w:rsid w:val="5ADE53BD"/>
    <w:rsid w:val="5ADF7682"/>
    <w:rsid w:val="5AEA6DB1"/>
    <w:rsid w:val="5AF0318F"/>
    <w:rsid w:val="5B0D4007"/>
    <w:rsid w:val="5B0F515A"/>
    <w:rsid w:val="5B112A66"/>
    <w:rsid w:val="5B1133AF"/>
    <w:rsid w:val="5B1A9420"/>
    <w:rsid w:val="5B3871F2"/>
    <w:rsid w:val="5B403C4C"/>
    <w:rsid w:val="5B40C457"/>
    <w:rsid w:val="5B47B74D"/>
    <w:rsid w:val="5B51343E"/>
    <w:rsid w:val="5B5AD007"/>
    <w:rsid w:val="5B5FE027"/>
    <w:rsid w:val="5B865F8A"/>
    <w:rsid w:val="5B944B37"/>
    <w:rsid w:val="5B960D18"/>
    <w:rsid w:val="5B9D2426"/>
    <w:rsid w:val="5BA1F249"/>
    <w:rsid w:val="5BA2F2C4"/>
    <w:rsid w:val="5BAF57C9"/>
    <w:rsid w:val="5BB1ECF6"/>
    <w:rsid w:val="5BC50847"/>
    <w:rsid w:val="5BCC5581"/>
    <w:rsid w:val="5BCD9BFA"/>
    <w:rsid w:val="5BD6ECA6"/>
    <w:rsid w:val="5BF9F4CB"/>
    <w:rsid w:val="5C0149DE"/>
    <w:rsid w:val="5C08721A"/>
    <w:rsid w:val="5C0EF8E0"/>
    <w:rsid w:val="5C147DEE"/>
    <w:rsid w:val="5C2432AB"/>
    <w:rsid w:val="5C3BF662"/>
    <w:rsid w:val="5C430D45"/>
    <w:rsid w:val="5C432183"/>
    <w:rsid w:val="5C479B12"/>
    <w:rsid w:val="5C56E38F"/>
    <w:rsid w:val="5C59A412"/>
    <w:rsid w:val="5C7C835B"/>
    <w:rsid w:val="5C7D0C34"/>
    <w:rsid w:val="5C7EE7BE"/>
    <w:rsid w:val="5C803C7B"/>
    <w:rsid w:val="5C8636F8"/>
    <w:rsid w:val="5C87C12A"/>
    <w:rsid w:val="5C9D712E"/>
    <w:rsid w:val="5CA29D26"/>
    <w:rsid w:val="5CBF1CFE"/>
    <w:rsid w:val="5CC753A5"/>
    <w:rsid w:val="5CDF8C52"/>
    <w:rsid w:val="5CE18CA3"/>
    <w:rsid w:val="5CE532C0"/>
    <w:rsid w:val="5CE6ABAD"/>
    <w:rsid w:val="5CEB2C0C"/>
    <w:rsid w:val="5CEDEB26"/>
    <w:rsid w:val="5CFADEBA"/>
    <w:rsid w:val="5CFAF5C6"/>
    <w:rsid w:val="5D053E50"/>
    <w:rsid w:val="5D269FC5"/>
    <w:rsid w:val="5D31AA9D"/>
    <w:rsid w:val="5D3A1C8C"/>
    <w:rsid w:val="5D3AEEB9"/>
    <w:rsid w:val="5D47F52E"/>
    <w:rsid w:val="5D480B0F"/>
    <w:rsid w:val="5D49D030"/>
    <w:rsid w:val="5D4D5A39"/>
    <w:rsid w:val="5D4EF004"/>
    <w:rsid w:val="5D50D33C"/>
    <w:rsid w:val="5D63B6CD"/>
    <w:rsid w:val="5D913FC4"/>
    <w:rsid w:val="5D91A3A8"/>
    <w:rsid w:val="5D964011"/>
    <w:rsid w:val="5D9ACF9D"/>
    <w:rsid w:val="5DA1CE41"/>
    <w:rsid w:val="5DA88C50"/>
    <w:rsid w:val="5DAD63AB"/>
    <w:rsid w:val="5DC44C7A"/>
    <w:rsid w:val="5DD1832B"/>
    <w:rsid w:val="5DD19B9B"/>
    <w:rsid w:val="5DD20A46"/>
    <w:rsid w:val="5DD88674"/>
    <w:rsid w:val="5DE7D0FA"/>
    <w:rsid w:val="5DEB2CA9"/>
    <w:rsid w:val="5DF60869"/>
    <w:rsid w:val="5DF78A9C"/>
    <w:rsid w:val="5E013EF8"/>
    <w:rsid w:val="5E032616"/>
    <w:rsid w:val="5E059305"/>
    <w:rsid w:val="5E08FE1B"/>
    <w:rsid w:val="5E0E276A"/>
    <w:rsid w:val="5E2C25C7"/>
    <w:rsid w:val="5E684565"/>
    <w:rsid w:val="5E699FAB"/>
    <w:rsid w:val="5E6A5170"/>
    <w:rsid w:val="5E6C51B1"/>
    <w:rsid w:val="5E70B730"/>
    <w:rsid w:val="5E7D8CAB"/>
    <w:rsid w:val="5E82B506"/>
    <w:rsid w:val="5E87B72F"/>
    <w:rsid w:val="5E9B1830"/>
    <w:rsid w:val="5E9D72B9"/>
    <w:rsid w:val="5EA4F662"/>
    <w:rsid w:val="5EAFF2A7"/>
    <w:rsid w:val="5ED56241"/>
    <w:rsid w:val="5EE3DD6C"/>
    <w:rsid w:val="5EE9E318"/>
    <w:rsid w:val="5EF0C1EB"/>
    <w:rsid w:val="5EF1400E"/>
    <w:rsid w:val="5EF5461C"/>
    <w:rsid w:val="5EF83C27"/>
    <w:rsid w:val="5EFBA12D"/>
    <w:rsid w:val="5F0652EC"/>
    <w:rsid w:val="5F1238BB"/>
    <w:rsid w:val="5F193779"/>
    <w:rsid w:val="5F258E46"/>
    <w:rsid w:val="5F2D1E8B"/>
    <w:rsid w:val="5F3E78CA"/>
    <w:rsid w:val="5F40981C"/>
    <w:rsid w:val="5F41D832"/>
    <w:rsid w:val="5F499CD1"/>
    <w:rsid w:val="5F4DB247"/>
    <w:rsid w:val="5F57C587"/>
    <w:rsid w:val="5F5ED36C"/>
    <w:rsid w:val="5F62C548"/>
    <w:rsid w:val="5F6591DB"/>
    <w:rsid w:val="5F6E62A4"/>
    <w:rsid w:val="5F78C187"/>
    <w:rsid w:val="5F88FC44"/>
    <w:rsid w:val="5F8FE2BA"/>
    <w:rsid w:val="5F94D1A4"/>
    <w:rsid w:val="5FB0323B"/>
    <w:rsid w:val="5FB62E6D"/>
    <w:rsid w:val="5FB68880"/>
    <w:rsid w:val="5FC29953"/>
    <w:rsid w:val="5FC86D23"/>
    <w:rsid w:val="5FD777EC"/>
    <w:rsid w:val="5FDBBE9D"/>
    <w:rsid w:val="5FFA4C44"/>
    <w:rsid w:val="600C258B"/>
    <w:rsid w:val="602FC55F"/>
    <w:rsid w:val="60354BD5"/>
    <w:rsid w:val="606AE118"/>
    <w:rsid w:val="606DE283"/>
    <w:rsid w:val="606DFFE1"/>
    <w:rsid w:val="607125D6"/>
    <w:rsid w:val="6074EF14"/>
    <w:rsid w:val="60795C5D"/>
    <w:rsid w:val="60825CED"/>
    <w:rsid w:val="6083A011"/>
    <w:rsid w:val="608502DC"/>
    <w:rsid w:val="6098E088"/>
    <w:rsid w:val="60A0359B"/>
    <w:rsid w:val="60B359A4"/>
    <w:rsid w:val="60B39AFB"/>
    <w:rsid w:val="60B8D990"/>
    <w:rsid w:val="60C5DE0A"/>
    <w:rsid w:val="60C90E38"/>
    <w:rsid w:val="60CF9F74"/>
    <w:rsid w:val="60E0672D"/>
    <w:rsid w:val="60E20A3F"/>
    <w:rsid w:val="60F30E5D"/>
    <w:rsid w:val="60F66CCE"/>
    <w:rsid w:val="60FA534B"/>
    <w:rsid w:val="60FB338A"/>
    <w:rsid w:val="610B96E5"/>
    <w:rsid w:val="6118E62B"/>
    <w:rsid w:val="61235889"/>
    <w:rsid w:val="6135822A"/>
    <w:rsid w:val="6148745E"/>
    <w:rsid w:val="61527550"/>
    <w:rsid w:val="615CD3FE"/>
    <w:rsid w:val="61657CB8"/>
    <w:rsid w:val="616D7AC0"/>
    <w:rsid w:val="6171CD82"/>
    <w:rsid w:val="617836A5"/>
    <w:rsid w:val="617F0D8D"/>
    <w:rsid w:val="618AB77B"/>
    <w:rsid w:val="61A18D8B"/>
    <w:rsid w:val="61A39FCE"/>
    <w:rsid w:val="61B11BFF"/>
    <w:rsid w:val="61B2FD75"/>
    <w:rsid w:val="61B4966F"/>
    <w:rsid w:val="61C908BE"/>
    <w:rsid w:val="61CCC233"/>
    <w:rsid w:val="61D393A1"/>
    <w:rsid w:val="61D3D6CA"/>
    <w:rsid w:val="61E277EF"/>
    <w:rsid w:val="61FC52D8"/>
    <w:rsid w:val="61FE106B"/>
    <w:rsid w:val="61FE1DC7"/>
    <w:rsid w:val="6200F971"/>
    <w:rsid w:val="62052B79"/>
    <w:rsid w:val="6209EBA3"/>
    <w:rsid w:val="620ED50C"/>
    <w:rsid w:val="62142DFD"/>
    <w:rsid w:val="6215943F"/>
    <w:rsid w:val="622446BC"/>
    <w:rsid w:val="6233E31F"/>
    <w:rsid w:val="623F5C05"/>
    <w:rsid w:val="624060BA"/>
    <w:rsid w:val="624A21E6"/>
    <w:rsid w:val="62672FDD"/>
    <w:rsid w:val="626D10FA"/>
    <w:rsid w:val="6271573D"/>
    <w:rsid w:val="6272452F"/>
    <w:rsid w:val="6276E04C"/>
    <w:rsid w:val="6279D3B6"/>
    <w:rsid w:val="62950142"/>
    <w:rsid w:val="6295CBF7"/>
    <w:rsid w:val="629CB001"/>
    <w:rsid w:val="629F17ED"/>
    <w:rsid w:val="62A9B7E7"/>
    <w:rsid w:val="62AAB6AC"/>
    <w:rsid w:val="62BCBA59"/>
    <w:rsid w:val="62CCB270"/>
    <w:rsid w:val="62D17ECE"/>
    <w:rsid w:val="62DC4E8C"/>
    <w:rsid w:val="62DC7833"/>
    <w:rsid w:val="62E111B8"/>
    <w:rsid w:val="62E866E7"/>
    <w:rsid w:val="62FEEF58"/>
    <w:rsid w:val="6301785C"/>
    <w:rsid w:val="630737CD"/>
    <w:rsid w:val="63090407"/>
    <w:rsid w:val="63113EEC"/>
    <w:rsid w:val="63124C58"/>
    <w:rsid w:val="631798DE"/>
    <w:rsid w:val="63201F38"/>
    <w:rsid w:val="6328891C"/>
    <w:rsid w:val="63398AEC"/>
    <w:rsid w:val="63455743"/>
    <w:rsid w:val="635D9EFD"/>
    <w:rsid w:val="636E8E88"/>
    <w:rsid w:val="637A9F0F"/>
    <w:rsid w:val="637D76B2"/>
    <w:rsid w:val="637F0F2C"/>
    <w:rsid w:val="63850F8E"/>
    <w:rsid w:val="638D8299"/>
    <w:rsid w:val="639B85B1"/>
    <w:rsid w:val="639CC9D2"/>
    <w:rsid w:val="63B190C9"/>
    <w:rsid w:val="63BCCB8F"/>
    <w:rsid w:val="63BD5844"/>
    <w:rsid w:val="63BD5F7F"/>
    <w:rsid w:val="63BDD779"/>
    <w:rsid w:val="63BE3AAF"/>
    <w:rsid w:val="63CAF70A"/>
    <w:rsid w:val="63CC4088"/>
    <w:rsid w:val="63D8BF80"/>
    <w:rsid w:val="63EACAFB"/>
    <w:rsid w:val="63F36B36"/>
    <w:rsid w:val="6400AEFA"/>
    <w:rsid w:val="64028F11"/>
    <w:rsid w:val="640794A4"/>
    <w:rsid w:val="64151E7B"/>
    <w:rsid w:val="641E8580"/>
    <w:rsid w:val="6430F929"/>
    <w:rsid w:val="643B3AB3"/>
    <w:rsid w:val="643CEC35"/>
    <w:rsid w:val="643D6367"/>
    <w:rsid w:val="6444F3B2"/>
    <w:rsid w:val="644F7407"/>
    <w:rsid w:val="6460383C"/>
    <w:rsid w:val="64615F94"/>
    <w:rsid w:val="6461F574"/>
    <w:rsid w:val="6466EACD"/>
    <w:rsid w:val="6467D255"/>
    <w:rsid w:val="647951DB"/>
    <w:rsid w:val="64798F30"/>
    <w:rsid w:val="6486924B"/>
    <w:rsid w:val="648C1286"/>
    <w:rsid w:val="64939397"/>
    <w:rsid w:val="64939FE6"/>
    <w:rsid w:val="6495B229"/>
    <w:rsid w:val="64B236DF"/>
    <w:rsid w:val="64BCCBC6"/>
    <w:rsid w:val="64D35405"/>
    <w:rsid w:val="64DC7437"/>
    <w:rsid w:val="64E41AC8"/>
    <w:rsid w:val="64EDD492"/>
    <w:rsid w:val="64F26CE6"/>
    <w:rsid w:val="65001EB6"/>
    <w:rsid w:val="650F65EF"/>
    <w:rsid w:val="65215380"/>
    <w:rsid w:val="653D17E0"/>
    <w:rsid w:val="654B8C38"/>
    <w:rsid w:val="6553CA05"/>
    <w:rsid w:val="655B25C9"/>
    <w:rsid w:val="656966C8"/>
    <w:rsid w:val="656C1EDA"/>
    <w:rsid w:val="6579CDDC"/>
    <w:rsid w:val="657D6518"/>
    <w:rsid w:val="65A8F7FF"/>
    <w:rsid w:val="65B137F5"/>
    <w:rsid w:val="65D4B8EB"/>
    <w:rsid w:val="65DB78FD"/>
    <w:rsid w:val="65EA5241"/>
    <w:rsid w:val="65EED314"/>
    <w:rsid w:val="65F21289"/>
    <w:rsid w:val="65F86895"/>
    <w:rsid w:val="65FC40B8"/>
    <w:rsid w:val="6600584A"/>
    <w:rsid w:val="66078D88"/>
    <w:rsid w:val="66134104"/>
    <w:rsid w:val="6618B27A"/>
    <w:rsid w:val="66239479"/>
    <w:rsid w:val="662798B2"/>
    <w:rsid w:val="663737AC"/>
    <w:rsid w:val="663B321A"/>
    <w:rsid w:val="665633D9"/>
    <w:rsid w:val="66653EA2"/>
    <w:rsid w:val="6667C666"/>
    <w:rsid w:val="6673522A"/>
    <w:rsid w:val="6677C3A6"/>
    <w:rsid w:val="667DE06B"/>
    <w:rsid w:val="667F94F4"/>
    <w:rsid w:val="668AD7BB"/>
    <w:rsid w:val="66993164"/>
    <w:rsid w:val="6699EC41"/>
    <w:rsid w:val="66A98E0F"/>
    <w:rsid w:val="66B8800F"/>
    <w:rsid w:val="66BCDEDC"/>
    <w:rsid w:val="66C48BE3"/>
    <w:rsid w:val="66C6B6F2"/>
    <w:rsid w:val="66E4B443"/>
    <w:rsid w:val="66E52AFC"/>
    <w:rsid w:val="66EF9E60"/>
    <w:rsid w:val="66F9B4C4"/>
    <w:rsid w:val="66FD03ED"/>
    <w:rsid w:val="66FD3A39"/>
    <w:rsid w:val="670A0ADD"/>
    <w:rsid w:val="6713C004"/>
    <w:rsid w:val="6743C0F2"/>
    <w:rsid w:val="6754BC52"/>
    <w:rsid w:val="676A6DA5"/>
    <w:rsid w:val="67765CD6"/>
    <w:rsid w:val="6782FF27"/>
    <w:rsid w:val="67A535C6"/>
    <w:rsid w:val="67C7A0A1"/>
    <w:rsid w:val="67CA2125"/>
    <w:rsid w:val="67CE141E"/>
    <w:rsid w:val="67D7E573"/>
    <w:rsid w:val="67E7048C"/>
    <w:rsid w:val="67F79408"/>
    <w:rsid w:val="681116E3"/>
    <w:rsid w:val="68114082"/>
    <w:rsid w:val="6822E6A6"/>
    <w:rsid w:val="682C4356"/>
    <w:rsid w:val="683FBEC7"/>
    <w:rsid w:val="6858AF3D"/>
    <w:rsid w:val="6861ED0D"/>
    <w:rsid w:val="6865B083"/>
    <w:rsid w:val="686EA630"/>
    <w:rsid w:val="688BBE51"/>
    <w:rsid w:val="688BDB7C"/>
    <w:rsid w:val="689256F3"/>
    <w:rsid w:val="6899565B"/>
    <w:rsid w:val="6899F831"/>
    <w:rsid w:val="68A15AD1"/>
    <w:rsid w:val="68A38B4F"/>
    <w:rsid w:val="68B68F93"/>
    <w:rsid w:val="68B7BA59"/>
    <w:rsid w:val="68BCCF68"/>
    <w:rsid w:val="68BE8B27"/>
    <w:rsid w:val="68C6CB00"/>
    <w:rsid w:val="68C6DE83"/>
    <w:rsid w:val="68D471AB"/>
    <w:rsid w:val="68D61507"/>
    <w:rsid w:val="68D74DE2"/>
    <w:rsid w:val="68DCF67A"/>
    <w:rsid w:val="68E6689C"/>
    <w:rsid w:val="68E851E4"/>
    <w:rsid w:val="68FCD960"/>
    <w:rsid w:val="69027B43"/>
    <w:rsid w:val="69034F45"/>
    <w:rsid w:val="69058E21"/>
    <w:rsid w:val="69091C9F"/>
    <w:rsid w:val="690BF3E1"/>
    <w:rsid w:val="690EB0C7"/>
    <w:rsid w:val="6910B178"/>
    <w:rsid w:val="6922390B"/>
    <w:rsid w:val="69232FA1"/>
    <w:rsid w:val="692BFA70"/>
    <w:rsid w:val="6936E914"/>
    <w:rsid w:val="693DE011"/>
    <w:rsid w:val="69408B7F"/>
    <w:rsid w:val="69449DE1"/>
    <w:rsid w:val="6950533C"/>
    <w:rsid w:val="69536322"/>
    <w:rsid w:val="6959D49F"/>
    <w:rsid w:val="695A9DC3"/>
    <w:rsid w:val="6972F7E3"/>
    <w:rsid w:val="6978D8C0"/>
    <w:rsid w:val="697BD0BB"/>
    <w:rsid w:val="6983EEBE"/>
    <w:rsid w:val="698743D7"/>
    <w:rsid w:val="69932487"/>
    <w:rsid w:val="6994DF1A"/>
    <w:rsid w:val="699AFDC7"/>
    <w:rsid w:val="69A1F838"/>
    <w:rsid w:val="69A4BCF5"/>
    <w:rsid w:val="69AC07F8"/>
    <w:rsid w:val="69AF4ABD"/>
    <w:rsid w:val="69AFCB15"/>
    <w:rsid w:val="69BED0E9"/>
    <w:rsid w:val="69C9456E"/>
    <w:rsid w:val="69D276FA"/>
    <w:rsid w:val="69E5C8C4"/>
    <w:rsid w:val="69E7AEB2"/>
    <w:rsid w:val="69F4CF6E"/>
    <w:rsid w:val="6A0C35BE"/>
    <w:rsid w:val="6A176CE1"/>
    <w:rsid w:val="6A37FB3E"/>
    <w:rsid w:val="6A3B820C"/>
    <w:rsid w:val="6A401769"/>
    <w:rsid w:val="6A568659"/>
    <w:rsid w:val="6A5A3EC6"/>
    <w:rsid w:val="6A5DE83C"/>
    <w:rsid w:val="6A72B49D"/>
    <w:rsid w:val="6A730074"/>
    <w:rsid w:val="6A87BD40"/>
    <w:rsid w:val="6A974821"/>
    <w:rsid w:val="6A9F7F4E"/>
    <w:rsid w:val="6AA1F845"/>
    <w:rsid w:val="6AA66281"/>
    <w:rsid w:val="6AA7F458"/>
    <w:rsid w:val="6AAC4790"/>
    <w:rsid w:val="6AB873A1"/>
    <w:rsid w:val="6AB92AA0"/>
    <w:rsid w:val="6AC59F9C"/>
    <w:rsid w:val="6AD1C1D4"/>
    <w:rsid w:val="6AD1F948"/>
    <w:rsid w:val="6ADAA945"/>
    <w:rsid w:val="6AE2943D"/>
    <w:rsid w:val="6AE32E43"/>
    <w:rsid w:val="6B031285"/>
    <w:rsid w:val="6B051187"/>
    <w:rsid w:val="6B0ECA04"/>
    <w:rsid w:val="6B129655"/>
    <w:rsid w:val="6B1BF0FB"/>
    <w:rsid w:val="6B1C390F"/>
    <w:rsid w:val="6B382451"/>
    <w:rsid w:val="6B53C0F3"/>
    <w:rsid w:val="6B678091"/>
    <w:rsid w:val="6B80366A"/>
    <w:rsid w:val="6B85DEDC"/>
    <w:rsid w:val="6B888817"/>
    <w:rsid w:val="6B9C8080"/>
    <w:rsid w:val="6B9E9656"/>
    <w:rsid w:val="6B9FE1F6"/>
    <w:rsid w:val="6BA7F106"/>
    <w:rsid w:val="6BB09D82"/>
    <w:rsid w:val="6BB2A98D"/>
    <w:rsid w:val="6BB4BEB6"/>
    <w:rsid w:val="6BB672CB"/>
    <w:rsid w:val="6BBAEA2E"/>
    <w:rsid w:val="6BC1C621"/>
    <w:rsid w:val="6BCACD0E"/>
    <w:rsid w:val="6BCAE49E"/>
    <w:rsid w:val="6BD67E12"/>
    <w:rsid w:val="6BDFA943"/>
    <w:rsid w:val="6BF61B6C"/>
    <w:rsid w:val="6C02EE9F"/>
    <w:rsid w:val="6C11DEFD"/>
    <w:rsid w:val="6C234909"/>
    <w:rsid w:val="6C3A1C05"/>
    <w:rsid w:val="6C3C7CF0"/>
    <w:rsid w:val="6C4068F3"/>
    <w:rsid w:val="6C4DDBDD"/>
    <w:rsid w:val="6C5BCEC0"/>
    <w:rsid w:val="6C5C337F"/>
    <w:rsid w:val="6C5E553A"/>
    <w:rsid w:val="6C618F96"/>
    <w:rsid w:val="6C66D37B"/>
    <w:rsid w:val="6C6E93F2"/>
    <w:rsid w:val="6C73E6EC"/>
    <w:rsid w:val="6C7CFC01"/>
    <w:rsid w:val="6C7E649E"/>
    <w:rsid w:val="6C7F6831"/>
    <w:rsid w:val="6C813584"/>
    <w:rsid w:val="6C85E864"/>
    <w:rsid w:val="6C8C426F"/>
    <w:rsid w:val="6C8E60C0"/>
    <w:rsid w:val="6C973DF4"/>
    <w:rsid w:val="6C97A6FB"/>
    <w:rsid w:val="6C9CD906"/>
    <w:rsid w:val="6C9E1C87"/>
    <w:rsid w:val="6C9FD43B"/>
    <w:rsid w:val="6CA195BD"/>
    <w:rsid w:val="6CB59131"/>
    <w:rsid w:val="6CEB3119"/>
    <w:rsid w:val="6CFB0AAF"/>
    <w:rsid w:val="6CFF83EE"/>
    <w:rsid w:val="6D10C540"/>
    <w:rsid w:val="6D175D17"/>
    <w:rsid w:val="6D20DC73"/>
    <w:rsid w:val="6D22C561"/>
    <w:rsid w:val="6D22CD16"/>
    <w:rsid w:val="6D253F58"/>
    <w:rsid w:val="6D2A1A74"/>
    <w:rsid w:val="6D2B95BA"/>
    <w:rsid w:val="6D3199C2"/>
    <w:rsid w:val="6D41509B"/>
    <w:rsid w:val="6D43AC18"/>
    <w:rsid w:val="6D46A5D0"/>
    <w:rsid w:val="6D4FC2E3"/>
    <w:rsid w:val="6D505D18"/>
    <w:rsid w:val="6D5CD475"/>
    <w:rsid w:val="6D61AA77"/>
    <w:rsid w:val="6D6A4370"/>
    <w:rsid w:val="6D72F36D"/>
    <w:rsid w:val="6D771EC4"/>
    <w:rsid w:val="6D781C0C"/>
    <w:rsid w:val="6D895A7C"/>
    <w:rsid w:val="6D8A573D"/>
    <w:rsid w:val="6D9B9D05"/>
    <w:rsid w:val="6DA18486"/>
    <w:rsid w:val="6DA6B73F"/>
    <w:rsid w:val="6DA7915C"/>
    <w:rsid w:val="6DB49FD5"/>
    <w:rsid w:val="6DB9CEC9"/>
    <w:rsid w:val="6DBAA21E"/>
    <w:rsid w:val="6DCA746A"/>
    <w:rsid w:val="6DCBC0CA"/>
    <w:rsid w:val="6DDA63A0"/>
    <w:rsid w:val="6DEB87F5"/>
    <w:rsid w:val="6DF00D06"/>
    <w:rsid w:val="6E0783A4"/>
    <w:rsid w:val="6E11D18D"/>
    <w:rsid w:val="6E20FBFF"/>
    <w:rsid w:val="6E233A3C"/>
    <w:rsid w:val="6E29B2D3"/>
    <w:rsid w:val="6E38C96F"/>
    <w:rsid w:val="6E4C0AC0"/>
    <w:rsid w:val="6E515A90"/>
    <w:rsid w:val="6E57E7DB"/>
    <w:rsid w:val="6E59142A"/>
    <w:rsid w:val="6E686070"/>
    <w:rsid w:val="6E699383"/>
    <w:rsid w:val="6E705DBD"/>
    <w:rsid w:val="6E8EA7E7"/>
    <w:rsid w:val="6E9E7BB2"/>
    <w:rsid w:val="6EB98ABA"/>
    <w:rsid w:val="6EBC8F50"/>
    <w:rsid w:val="6ED1EC3B"/>
    <w:rsid w:val="6EDF7C79"/>
    <w:rsid w:val="6EDF91FB"/>
    <w:rsid w:val="6EE173C4"/>
    <w:rsid w:val="6EE43D36"/>
    <w:rsid w:val="6EEEDE72"/>
    <w:rsid w:val="6EF5469F"/>
    <w:rsid w:val="6F04BE91"/>
    <w:rsid w:val="6F05BEA8"/>
    <w:rsid w:val="6F19F7CB"/>
    <w:rsid w:val="6F2365CC"/>
    <w:rsid w:val="6F2B2C63"/>
    <w:rsid w:val="6F2C297D"/>
    <w:rsid w:val="6F2C6AEA"/>
    <w:rsid w:val="6F3FF19A"/>
    <w:rsid w:val="6F4466E1"/>
    <w:rsid w:val="6F58EB98"/>
    <w:rsid w:val="6F592E95"/>
    <w:rsid w:val="6F5B18D1"/>
    <w:rsid w:val="6F5DEC5C"/>
    <w:rsid w:val="6F5E601C"/>
    <w:rsid w:val="6F714FA1"/>
    <w:rsid w:val="6F7B65A2"/>
    <w:rsid w:val="6F849267"/>
    <w:rsid w:val="6F902EE2"/>
    <w:rsid w:val="6F9898E0"/>
    <w:rsid w:val="6F9A26A5"/>
    <w:rsid w:val="6FAA0B87"/>
    <w:rsid w:val="6FAEED8C"/>
    <w:rsid w:val="6FB9CCD2"/>
    <w:rsid w:val="6FBF94C0"/>
    <w:rsid w:val="6FD5566E"/>
    <w:rsid w:val="6FED6769"/>
    <w:rsid w:val="7000F6AA"/>
    <w:rsid w:val="700536A1"/>
    <w:rsid w:val="70075B8B"/>
    <w:rsid w:val="7017B0CB"/>
    <w:rsid w:val="701F6D1E"/>
    <w:rsid w:val="7028DC68"/>
    <w:rsid w:val="702CB496"/>
    <w:rsid w:val="702D19AB"/>
    <w:rsid w:val="703148D0"/>
    <w:rsid w:val="7032FA8B"/>
    <w:rsid w:val="7046EB09"/>
    <w:rsid w:val="705EA63D"/>
    <w:rsid w:val="706082E2"/>
    <w:rsid w:val="70651E35"/>
    <w:rsid w:val="70700F30"/>
    <w:rsid w:val="7076B212"/>
    <w:rsid w:val="707D1F88"/>
    <w:rsid w:val="70896021"/>
    <w:rsid w:val="70941015"/>
    <w:rsid w:val="709F7ACF"/>
    <w:rsid w:val="70AB591A"/>
    <w:rsid w:val="70AFCAA5"/>
    <w:rsid w:val="70B14615"/>
    <w:rsid w:val="70C785CA"/>
    <w:rsid w:val="70C879C5"/>
    <w:rsid w:val="70D146FB"/>
    <w:rsid w:val="70E5AEB5"/>
    <w:rsid w:val="70EF78A9"/>
    <w:rsid w:val="70F39FE4"/>
    <w:rsid w:val="70FFB3AF"/>
    <w:rsid w:val="7103F1A0"/>
    <w:rsid w:val="71058B52"/>
    <w:rsid w:val="710AC5BE"/>
    <w:rsid w:val="710EC5D1"/>
    <w:rsid w:val="7149FA36"/>
    <w:rsid w:val="7163AB25"/>
    <w:rsid w:val="716782D1"/>
    <w:rsid w:val="71716808"/>
    <w:rsid w:val="71766EEC"/>
    <w:rsid w:val="7178036E"/>
    <w:rsid w:val="7183A2CB"/>
    <w:rsid w:val="7184407B"/>
    <w:rsid w:val="7185B7E4"/>
    <w:rsid w:val="71864168"/>
    <w:rsid w:val="71A2D65E"/>
    <w:rsid w:val="71A30319"/>
    <w:rsid w:val="71A9B7B1"/>
    <w:rsid w:val="71A9FCFE"/>
    <w:rsid w:val="71C87C53"/>
    <w:rsid w:val="71CE7999"/>
    <w:rsid w:val="71DBF803"/>
    <w:rsid w:val="71DE0A46"/>
    <w:rsid w:val="71F37A71"/>
    <w:rsid w:val="720999C9"/>
    <w:rsid w:val="72140453"/>
    <w:rsid w:val="7218CDA0"/>
    <w:rsid w:val="721958C5"/>
    <w:rsid w:val="722482D1"/>
    <w:rsid w:val="722E1703"/>
    <w:rsid w:val="7254B9BF"/>
    <w:rsid w:val="7277E34E"/>
    <w:rsid w:val="727A2F1A"/>
    <w:rsid w:val="727A7604"/>
    <w:rsid w:val="727AAC27"/>
    <w:rsid w:val="727BB43F"/>
    <w:rsid w:val="72836ED2"/>
    <w:rsid w:val="7294F827"/>
    <w:rsid w:val="72A13540"/>
    <w:rsid w:val="72A156E5"/>
    <w:rsid w:val="72A362B5"/>
    <w:rsid w:val="72ADBBD5"/>
    <w:rsid w:val="72DA1F66"/>
    <w:rsid w:val="72EEF0AA"/>
    <w:rsid w:val="72FD2E55"/>
    <w:rsid w:val="7302B1BD"/>
    <w:rsid w:val="730A23DA"/>
    <w:rsid w:val="730A6360"/>
    <w:rsid w:val="731E7D46"/>
    <w:rsid w:val="732C8335"/>
    <w:rsid w:val="733B5E69"/>
    <w:rsid w:val="7343DA76"/>
    <w:rsid w:val="7349DBE5"/>
    <w:rsid w:val="734E30B2"/>
    <w:rsid w:val="73571823"/>
    <w:rsid w:val="735B08A8"/>
    <w:rsid w:val="735B3623"/>
    <w:rsid w:val="73643563"/>
    <w:rsid w:val="7376262A"/>
    <w:rsid w:val="73877266"/>
    <w:rsid w:val="7393EFB6"/>
    <w:rsid w:val="739B16CC"/>
    <w:rsid w:val="73A30D29"/>
    <w:rsid w:val="73A3A56F"/>
    <w:rsid w:val="73A40869"/>
    <w:rsid w:val="73B4CCBA"/>
    <w:rsid w:val="73B55B99"/>
    <w:rsid w:val="73C3BC8B"/>
    <w:rsid w:val="73C6909B"/>
    <w:rsid w:val="73CB6FAC"/>
    <w:rsid w:val="73CC735F"/>
    <w:rsid w:val="73D9EA99"/>
    <w:rsid w:val="73DC6952"/>
    <w:rsid w:val="73E1B2E2"/>
    <w:rsid w:val="73E4ABDB"/>
    <w:rsid w:val="73FE8F14"/>
    <w:rsid w:val="7405F879"/>
    <w:rsid w:val="740BDC2B"/>
    <w:rsid w:val="7421E05E"/>
    <w:rsid w:val="743D38E0"/>
    <w:rsid w:val="74461D2E"/>
    <w:rsid w:val="744744A9"/>
    <w:rsid w:val="7460F59D"/>
    <w:rsid w:val="747A13B7"/>
    <w:rsid w:val="748E5E97"/>
    <w:rsid w:val="74A32D80"/>
    <w:rsid w:val="74A8CA57"/>
    <w:rsid w:val="74ADAAE0"/>
    <w:rsid w:val="74B30466"/>
    <w:rsid w:val="74B8D506"/>
    <w:rsid w:val="74BF3492"/>
    <w:rsid w:val="74C67290"/>
    <w:rsid w:val="74C80A5A"/>
    <w:rsid w:val="74C8C78E"/>
    <w:rsid w:val="74C8C90B"/>
    <w:rsid w:val="74DDCBA3"/>
    <w:rsid w:val="74E3481B"/>
    <w:rsid w:val="74E4AED6"/>
    <w:rsid w:val="74EBF818"/>
    <w:rsid w:val="74ECB7B0"/>
    <w:rsid w:val="7503ACC4"/>
    <w:rsid w:val="750814FD"/>
    <w:rsid w:val="7508EC01"/>
    <w:rsid w:val="7519C5C2"/>
    <w:rsid w:val="751E8080"/>
    <w:rsid w:val="752147C7"/>
    <w:rsid w:val="752A8F98"/>
    <w:rsid w:val="752F5CA9"/>
    <w:rsid w:val="7530C446"/>
    <w:rsid w:val="7532829E"/>
    <w:rsid w:val="7533586A"/>
    <w:rsid w:val="754503BB"/>
    <w:rsid w:val="75452661"/>
    <w:rsid w:val="7545366D"/>
    <w:rsid w:val="75502A38"/>
    <w:rsid w:val="7556621D"/>
    <w:rsid w:val="755A3D50"/>
    <w:rsid w:val="755DC8D4"/>
    <w:rsid w:val="755DDC24"/>
    <w:rsid w:val="75745398"/>
    <w:rsid w:val="759B77FC"/>
    <w:rsid w:val="759C7847"/>
    <w:rsid w:val="75A68952"/>
    <w:rsid w:val="75B0E4B2"/>
    <w:rsid w:val="75B9BD62"/>
    <w:rsid w:val="75BE82BF"/>
    <w:rsid w:val="75C6AC6B"/>
    <w:rsid w:val="75D17491"/>
    <w:rsid w:val="75D6F06A"/>
    <w:rsid w:val="75E67D7F"/>
    <w:rsid w:val="75ED6A0D"/>
    <w:rsid w:val="75F1D202"/>
    <w:rsid w:val="75F9E2CD"/>
    <w:rsid w:val="7601B2A9"/>
    <w:rsid w:val="7615AD2D"/>
    <w:rsid w:val="76170FC4"/>
    <w:rsid w:val="761F2F4A"/>
    <w:rsid w:val="76254602"/>
    <w:rsid w:val="764DDA24"/>
    <w:rsid w:val="7655136B"/>
    <w:rsid w:val="769563AE"/>
    <w:rsid w:val="7695E478"/>
    <w:rsid w:val="769B331B"/>
    <w:rsid w:val="76B8FAC2"/>
    <w:rsid w:val="76C1BA82"/>
    <w:rsid w:val="76D2D7F0"/>
    <w:rsid w:val="76D4BC57"/>
    <w:rsid w:val="76DF60BF"/>
    <w:rsid w:val="76EC37D7"/>
    <w:rsid w:val="76EC85A9"/>
    <w:rsid w:val="76F2BF40"/>
    <w:rsid w:val="76FD7816"/>
    <w:rsid w:val="77037CA9"/>
    <w:rsid w:val="77108C73"/>
    <w:rsid w:val="771E675F"/>
    <w:rsid w:val="771FFBE5"/>
    <w:rsid w:val="77225CB0"/>
    <w:rsid w:val="77395704"/>
    <w:rsid w:val="77749793"/>
    <w:rsid w:val="777C16AB"/>
    <w:rsid w:val="77806036"/>
    <w:rsid w:val="7788E439"/>
    <w:rsid w:val="77AB18A4"/>
    <w:rsid w:val="77C0D335"/>
    <w:rsid w:val="77C267AB"/>
    <w:rsid w:val="77D4D228"/>
    <w:rsid w:val="77DE0A73"/>
    <w:rsid w:val="77E7D76B"/>
    <w:rsid w:val="77EA988C"/>
    <w:rsid w:val="77FE9009"/>
    <w:rsid w:val="781F5229"/>
    <w:rsid w:val="78266D55"/>
    <w:rsid w:val="78267A65"/>
    <w:rsid w:val="7835D91A"/>
    <w:rsid w:val="783D553F"/>
    <w:rsid w:val="7849BA40"/>
    <w:rsid w:val="784AAEDB"/>
    <w:rsid w:val="785CDE6E"/>
    <w:rsid w:val="7868D1E8"/>
    <w:rsid w:val="786B513B"/>
    <w:rsid w:val="786BBFCC"/>
    <w:rsid w:val="78737F91"/>
    <w:rsid w:val="7886CBAB"/>
    <w:rsid w:val="78873982"/>
    <w:rsid w:val="788BA8FD"/>
    <w:rsid w:val="788E0698"/>
    <w:rsid w:val="78940646"/>
    <w:rsid w:val="78959BB6"/>
    <w:rsid w:val="789C1910"/>
    <w:rsid w:val="78A5A858"/>
    <w:rsid w:val="78A634F7"/>
    <w:rsid w:val="78AB6492"/>
    <w:rsid w:val="78C2FEE1"/>
    <w:rsid w:val="78C5B679"/>
    <w:rsid w:val="78CED06A"/>
    <w:rsid w:val="78E4F1AD"/>
    <w:rsid w:val="78F224D1"/>
    <w:rsid w:val="78FA1BA4"/>
    <w:rsid w:val="78FFF668"/>
    <w:rsid w:val="790EE57C"/>
    <w:rsid w:val="7935650C"/>
    <w:rsid w:val="7938852E"/>
    <w:rsid w:val="793AE843"/>
    <w:rsid w:val="793C8E70"/>
    <w:rsid w:val="793DEC8E"/>
    <w:rsid w:val="79408786"/>
    <w:rsid w:val="7950F1C1"/>
    <w:rsid w:val="7954FCAE"/>
    <w:rsid w:val="795FCB25"/>
    <w:rsid w:val="7982B0AC"/>
    <w:rsid w:val="79890A82"/>
    <w:rsid w:val="7994E39E"/>
    <w:rsid w:val="79B5B648"/>
    <w:rsid w:val="79B9A77C"/>
    <w:rsid w:val="79BF3064"/>
    <w:rsid w:val="79BFECE6"/>
    <w:rsid w:val="79C250EE"/>
    <w:rsid w:val="79C79563"/>
    <w:rsid w:val="79CA5844"/>
    <w:rsid w:val="79E13BC2"/>
    <w:rsid w:val="79F2751A"/>
    <w:rsid w:val="79F81F15"/>
    <w:rsid w:val="7A00758A"/>
    <w:rsid w:val="7A06852F"/>
    <w:rsid w:val="7A105EB4"/>
    <w:rsid w:val="7A222F20"/>
    <w:rsid w:val="7A2A1CA6"/>
    <w:rsid w:val="7A406D74"/>
    <w:rsid w:val="7A4C40DE"/>
    <w:rsid w:val="7A4E1FB3"/>
    <w:rsid w:val="7A5571A3"/>
    <w:rsid w:val="7A560821"/>
    <w:rsid w:val="7A563BD2"/>
    <w:rsid w:val="7A567F8F"/>
    <w:rsid w:val="7A5866E1"/>
    <w:rsid w:val="7A591D5D"/>
    <w:rsid w:val="7A75B1D8"/>
    <w:rsid w:val="7A7AC0C8"/>
    <w:rsid w:val="7A7FA2D7"/>
    <w:rsid w:val="7A801689"/>
    <w:rsid w:val="7A981B00"/>
    <w:rsid w:val="7A99C56D"/>
    <w:rsid w:val="7A9A9E50"/>
    <w:rsid w:val="7AB6BB40"/>
    <w:rsid w:val="7AC8CFC5"/>
    <w:rsid w:val="7ACE9521"/>
    <w:rsid w:val="7AD340AE"/>
    <w:rsid w:val="7AE1EB07"/>
    <w:rsid w:val="7AF1A179"/>
    <w:rsid w:val="7AF7DC7F"/>
    <w:rsid w:val="7AF8C695"/>
    <w:rsid w:val="7AFE241A"/>
    <w:rsid w:val="7B01D610"/>
    <w:rsid w:val="7B07151B"/>
    <w:rsid w:val="7B089FDA"/>
    <w:rsid w:val="7B364720"/>
    <w:rsid w:val="7B3E8A82"/>
    <w:rsid w:val="7B450697"/>
    <w:rsid w:val="7B4B3E4D"/>
    <w:rsid w:val="7B4DF53B"/>
    <w:rsid w:val="7B528C97"/>
    <w:rsid w:val="7B7158D4"/>
    <w:rsid w:val="7B838BC6"/>
    <w:rsid w:val="7B9025DD"/>
    <w:rsid w:val="7B9143F3"/>
    <w:rsid w:val="7B939BC8"/>
    <w:rsid w:val="7B97AF21"/>
    <w:rsid w:val="7BA0C803"/>
    <w:rsid w:val="7BA461C3"/>
    <w:rsid w:val="7BB08948"/>
    <w:rsid w:val="7BB8AF2B"/>
    <w:rsid w:val="7BB9E78C"/>
    <w:rsid w:val="7BBDFBF2"/>
    <w:rsid w:val="7BBFE76C"/>
    <w:rsid w:val="7BE9CF8E"/>
    <w:rsid w:val="7BEBE774"/>
    <w:rsid w:val="7BEEF971"/>
    <w:rsid w:val="7BF5B0C6"/>
    <w:rsid w:val="7BFB347A"/>
    <w:rsid w:val="7BFFAA7E"/>
    <w:rsid w:val="7C039F3B"/>
    <w:rsid w:val="7C0747D5"/>
    <w:rsid w:val="7C13BF1B"/>
    <w:rsid w:val="7C1426FE"/>
    <w:rsid w:val="7C14CEB7"/>
    <w:rsid w:val="7C1B65AC"/>
    <w:rsid w:val="7C2081E9"/>
    <w:rsid w:val="7C28A2EA"/>
    <w:rsid w:val="7C48E23D"/>
    <w:rsid w:val="7C6D402A"/>
    <w:rsid w:val="7C7278EE"/>
    <w:rsid w:val="7C737573"/>
    <w:rsid w:val="7C95226E"/>
    <w:rsid w:val="7C9EEF66"/>
    <w:rsid w:val="7CA14ACF"/>
    <w:rsid w:val="7CB3672B"/>
    <w:rsid w:val="7CBC2BA3"/>
    <w:rsid w:val="7CC3ECFA"/>
    <w:rsid w:val="7CCB83C5"/>
    <w:rsid w:val="7CD187AE"/>
    <w:rsid w:val="7CE41435"/>
    <w:rsid w:val="7CEB3B68"/>
    <w:rsid w:val="7CEE722D"/>
    <w:rsid w:val="7CF263A4"/>
    <w:rsid w:val="7CF8F7BD"/>
    <w:rsid w:val="7D0120DD"/>
    <w:rsid w:val="7D057E5C"/>
    <w:rsid w:val="7D0D96A6"/>
    <w:rsid w:val="7D17888C"/>
    <w:rsid w:val="7D1A411B"/>
    <w:rsid w:val="7D2252B0"/>
    <w:rsid w:val="7D230EA1"/>
    <w:rsid w:val="7D2DB3CF"/>
    <w:rsid w:val="7D3B52BB"/>
    <w:rsid w:val="7D3C876A"/>
    <w:rsid w:val="7D3CD706"/>
    <w:rsid w:val="7D3DAE88"/>
    <w:rsid w:val="7D44A3F3"/>
    <w:rsid w:val="7D494DE1"/>
    <w:rsid w:val="7D4A5454"/>
    <w:rsid w:val="7D4CFFF6"/>
    <w:rsid w:val="7D4FB3A8"/>
    <w:rsid w:val="7D51FEAE"/>
    <w:rsid w:val="7D5619B2"/>
    <w:rsid w:val="7D62A57A"/>
    <w:rsid w:val="7D6D16B4"/>
    <w:rsid w:val="7D98CECC"/>
    <w:rsid w:val="7DAB4A7C"/>
    <w:rsid w:val="7DAD5DE5"/>
    <w:rsid w:val="7DCA6C79"/>
    <w:rsid w:val="7DD28648"/>
    <w:rsid w:val="7DD533A5"/>
    <w:rsid w:val="7DD6E94C"/>
    <w:rsid w:val="7DDBEEFE"/>
    <w:rsid w:val="7DF4105D"/>
    <w:rsid w:val="7DFC963E"/>
    <w:rsid w:val="7E03BDFB"/>
    <w:rsid w:val="7E054915"/>
    <w:rsid w:val="7E09A2FC"/>
    <w:rsid w:val="7E12B7FC"/>
    <w:rsid w:val="7E1A024D"/>
    <w:rsid w:val="7E1CDEC0"/>
    <w:rsid w:val="7E217FAA"/>
    <w:rsid w:val="7E35B965"/>
    <w:rsid w:val="7E44D939"/>
    <w:rsid w:val="7E4B9E6D"/>
    <w:rsid w:val="7E586337"/>
    <w:rsid w:val="7E5DA4B4"/>
    <w:rsid w:val="7E664F58"/>
    <w:rsid w:val="7E675426"/>
    <w:rsid w:val="7E6B58B5"/>
    <w:rsid w:val="7E74C69F"/>
    <w:rsid w:val="7E79B4B7"/>
    <w:rsid w:val="7E936E66"/>
    <w:rsid w:val="7E9566C2"/>
    <w:rsid w:val="7E9CBDC9"/>
    <w:rsid w:val="7EA98A93"/>
    <w:rsid w:val="7EB0315A"/>
    <w:rsid w:val="7EB8F63C"/>
    <w:rsid w:val="7EBD2C5E"/>
    <w:rsid w:val="7EC84911"/>
    <w:rsid w:val="7ED1F135"/>
    <w:rsid w:val="7ED5A29F"/>
    <w:rsid w:val="7ED89DAE"/>
    <w:rsid w:val="7EE51D6E"/>
    <w:rsid w:val="7EE8492D"/>
    <w:rsid w:val="7EF99A95"/>
    <w:rsid w:val="7F0E69BF"/>
    <w:rsid w:val="7F1FB201"/>
    <w:rsid w:val="7F2E1C13"/>
    <w:rsid w:val="7F511E0E"/>
    <w:rsid w:val="7F58C864"/>
    <w:rsid w:val="7F6AA814"/>
    <w:rsid w:val="7F6B5952"/>
    <w:rsid w:val="7F6C58FA"/>
    <w:rsid w:val="7F790854"/>
    <w:rsid w:val="7F7ECECF"/>
    <w:rsid w:val="7F8BF84B"/>
    <w:rsid w:val="7F8E0C69"/>
    <w:rsid w:val="7F9B8D99"/>
    <w:rsid w:val="7F9DAB70"/>
    <w:rsid w:val="7FA489B1"/>
    <w:rsid w:val="7FA66CCD"/>
    <w:rsid w:val="7FA691BB"/>
    <w:rsid w:val="7FA90A55"/>
    <w:rsid w:val="7FCDBF4F"/>
    <w:rsid w:val="7FCE3C4B"/>
    <w:rsid w:val="7FD21324"/>
    <w:rsid w:val="7FEEB263"/>
    <w:rsid w:val="7FFFB1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222B"/>
  <w15:chartTrackingRefBased/>
  <w15:docId w15:val="{3EB4260B-1864-4A4B-98BA-6BE63EF76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34D05"/>
    <w:rPr>
      <w:rFonts w:ascii="Times New Roman" w:hAnsi="Times New Roman" w:cs="Times New Roman" w:eastAsiaTheme="minorEastAsia"/>
      <w:sz w:val="24"/>
      <w:szCs w:val="24"/>
    </w:rPr>
  </w:style>
  <w:style w:type="paragraph" w:styleId="Heading1">
    <w:name w:val="heading 1"/>
    <w:basedOn w:val="Normal"/>
    <w:next w:val="Normal"/>
    <w:link w:val="Heading1Char"/>
    <w:uiPriority w:val="9"/>
    <w:qFormat/>
    <w:rsid w:val="00E34D05"/>
    <w:pPr>
      <w:keepNext/>
      <w:keepLines/>
      <w:spacing w:before="240"/>
      <w:outlineLvl w:val="0"/>
    </w:pPr>
    <w:rPr>
      <w:rFonts w:eastAsiaTheme="majorEastAsia" w:cstheme="majorBidi"/>
      <w:b/>
      <w:sz w:val="28"/>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34D05"/>
    <w:rPr>
      <w:rFonts w:ascii="Times New Roman" w:hAnsi="Times New Roman" w:eastAsiaTheme="majorEastAsia" w:cstheme="majorBidi"/>
      <w:b/>
      <w:sz w:val="28"/>
      <w:szCs w:val="32"/>
    </w:rPr>
  </w:style>
  <w:style w:type="table" w:styleId="TableGrid">
    <w:name w:val="Table Grid"/>
    <w:basedOn w:val="TableNormal"/>
    <w:uiPriority w:val="59"/>
    <w:rsid w:val="00E34D05"/>
    <w:rPr>
      <w:rFonts w:ascii="Times New Roman" w:hAnsi="Times New Roman" w:cs="Times New Roman" w:eastAsiaTheme="minorEastAsia"/>
      <w:sz w:val="24"/>
      <w:szCs w:val="24"/>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3F21CE"/>
    <w:pPr>
      <w:spacing w:after="200"/>
    </w:pPr>
    <w:rPr>
      <w:b/>
      <w:iCs/>
      <w:szCs w:val="18"/>
    </w:rPr>
  </w:style>
  <w:style w:type="paragraph" w:styleId="ListParagraph">
    <w:name w:val="List Paragraph"/>
    <w:basedOn w:val="Normal"/>
    <w:uiPriority w:val="34"/>
    <w:qFormat/>
    <w:rsid w:val="00E34D05"/>
    <w:pPr>
      <w:ind w:left="720"/>
      <w:contextualSpacing/>
    </w:pPr>
  </w:style>
  <w:style w:type="paragraph" w:styleId="BalloonText">
    <w:name w:val="Balloon Text"/>
    <w:basedOn w:val="Normal"/>
    <w:link w:val="BalloonTextChar"/>
    <w:uiPriority w:val="99"/>
    <w:semiHidden/>
    <w:unhideWhenUsed/>
    <w:rsid w:val="005A1B91"/>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A1B91"/>
    <w:rPr>
      <w:rFonts w:ascii="Segoe UI" w:hAnsi="Segoe UI" w:cs="Segoe UI" w:eastAsiaTheme="minorEastAsia"/>
      <w:sz w:val="18"/>
      <w:szCs w:val="18"/>
    </w:rPr>
  </w:style>
  <w:style w:type="paragraph" w:styleId="Header">
    <w:name w:val="header"/>
    <w:basedOn w:val="Normal"/>
    <w:link w:val="HeaderChar"/>
    <w:uiPriority w:val="99"/>
    <w:unhideWhenUsed/>
    <w:rsid w:val="0059197F"/>
    <w:pPr>
      <w:tabs>
        <w:tab w:val="center" w:pos="4680"/>
        <w:tab w:val="right" w:pos="9360"/>
      </w:tabs>
    </w:pPr>
  </w:style>
  <w:style w:type="character" w:styleId="HeaderChar" w:customStyle="1">
    <w:name w:val="Header Char"/>
    <w:basedOn w:val="DefaultParagraphFont"/>
    <w:link w:val="Header"/>
    <w:uiPriority w:val="99"/>
    <w:rsid w:val="0059197F"/>
    <w:rPr>
      <w:rFonts w:ascii="Times New Roman" w:hAnsi="Times New Roman" w:cs="Times New Roman" w:eastAsiaTheme="minorEastAsia"/>
      <w:sz w:val="24"/>
      <w:szCs w:val="24"/>
    </w:rPr>
  </w:style>
  <w:style w:type="paragraph" w:styleId="Footer">
    <w:name w:val="footer"/>
    <w:basedOn w:val="Normal"/>
    <w:link w:val="FooterChar"/>
    <w:uiPriority w:val="99"/>
    <w:unhideWhenUsed/>
    <w:rsid w:val="0059197F"/>
    <w:pPr>
      <w:tabs>
        <w:tab w:val="center" w:pos="4680"/>
        <w:tab w:val="right" w:pos="9360"/>
      </w:tabs>
    </w:pPr>
  </w:style>
  <w:style w:type="character" w:styleId="FooterChar" w:customStyle="1">
    <w:name w:val="Footer Char"/>
    <w:basedOn w:val="DefaultParagraphFont"/>
    <w:link w:val="Footer"/>
    <w:uiPriority w:val="99"/>
    <w:rsid w:val="0059197F"/>
    <w:rPr>
      <w:rFonts w:ascii="Times New Roman" w:hAnsi="Times New Roman" w:cs="Times New Roman" w:eastAsiaTheme="minorEastAsia"/>
      <w:sz w:val="24"/>
      <w:szCs w:val="24"/>
    </w:rPr>
  </w:style>
  <w:style w:type="paragraph" w:styleId="CommentText">
    <w:name w:val="annotation text"/>
    <w:basedOn w:val="Normal"/>
    <w:link w:val="CommentTextChar"/>
    <w:uiPriority w:val="99"/>
    <w:semiHidden/>
    <w:unhideWhenUsed/>
    <w:rsid w:val="00B77DEA"/>
    <w:rPr>
      <w:sz w:val="20"/>
      <w:szCs w:val="20"/>
    </w:rPr>
  </w:style>
  <w:style w:type="character" w:styleId="CommentTextChar" w:customStyle="1">
    <w:name w:val="Comment Text Char"/>
    <w:basedOn w:val="DefaultParagraphFont"/>
    <w:link w:val="CommentText"/>
    <w:uiPriority w:val="99"/>
    <w:semiHidden/>
    <w:rsid w:val="00B77DEA"/>
    <w:rPr>
      <w:rFonts w:ascii="Times New Roman" w:hAnsi="Times New Roman" w:cs="Times New Roman" w:eastAsiaTheme="minorEastAsia"/>
      <w:sz w:val="20"/>
      <w:szCs w:val="20"/>
    </w:rPr>
  </w:style>
  <w:style w:type="character" w:styleId="CommentReference">
    <w:name w:val="annotation reference"/>
    <w:basedOn w:val="DefaultParagraphFont"/>
    <w:uiPriority w:val="99"/>
    <w:semiHidden/>
    <w:unhideWhenUsed/>
    <w:rsid w:val="00B77DEA"/>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4573">
      <w:bodyDiv w:val="1"/>
      <w:marLeft w:val="0"/>
      <w:marRight w:val="0"/>
      <w:marTop w:val="0"/>
      <w:marBottom w:val="0"/>
      <w:divBdr>
        <w:top w:val="none" w:sz="0" w:space="0" w:color="auto"/>
        <w:left w:val="none" w:sz="0" w:space="0" w:color="auto"/>
        <w:bottom w:val="none" w:sz="0" w:space="0" w:color="auto"/>
        <w:right w:val="none" w:sz="0" w:space="0" w:color="auto"/>
      </w:divBdr>
      <w:divsChild>
        <w:div w:id="938046">
          <w:marLeft w:val="360"/>
          <w:marRight w:val="0"/>
          <w:marTop w:val="200"/>
          <w:marBottom w:val="0"/>
          <w:divBdr>
            <w:top w:val="none" w:sz="0" w:space="0" w:color="auto"/>
            <w:left w:val="none" w:sz="0" w:space="0" w:color="auto"/>
            <w:bottom w:val="none" w:sz="0" w:space="0" w:color="auto"/>
            <w:right w:val="none" w:sz="0" w:space="0" w:color="auto"/>
          </w:divBdr>
        </w:div>
        <w:div w:id="346952738">
          <w:marLeft w:val="360"/>
          <w:marRight w:val="0"/>
          <w:marTop w:val="200"/>
          <w:marBottom w:val="0"/>
          <w:divBdr>
            <w:top w:val="none" w:sz="0" w:space="0" w:color="auto"/>
            <w:left w:val="none" w:sz="0" w:space="0" w:color="auto"/>
            <w:bottom w:val="none" w:sz="0" w:space="0" w:color="auto"/>
            <w:right w:val="none" w:sz="0" w:space="0" w:color="auto"/>
          </w:divBdr>
        </w:div>
        <w:div w:id="486676288">
          <w:marLeft w:val="360"/>
          <w:marRight w:val="0"/>
          <w:marTop w:val="200"/>
          <w:marBottom w:val="0"/>
          <w:divBdr>
            <w:top w:val="none" w:sz="0" w:space="0" w:color="auto"/>
            <w:left w:val="none" w:sz="0" w:space="0" w:color="auto"/>
            <w:bottom w:val="none" w:sz="0" w:space="0" w:color="auto"/>
            <w:right w:val="none" w:sz="0" w:space="0" w:color="auto"/>
          </w:divBdr>
        </w:div>
        <w:div w:id="582031187">
          <w:marLeft w:val="360"/>
          <w:marRight w:val="0"/>
          <w:marTop w:val="200"/>
          <w:marBottom w:val="0"/>
          <w:divBdr>
            <w:top w:val="none" w:sz="0" w:space="0" w:color="auto"/>
            <w:left w:val="none" w:sz="0" w:space="0" w:color="auto"/>
            <w:bottom w:val="none" w:sz="0" w:space="0" w:color="auto"/>
            <w:right w:val="none" w:sz="0" w:space="0" w:color="auto"/>
          </w:divBdr>
        </w:div>
        <w:div w:id="1098453268">
          <w:marLeft w:val="360"/>
          <w:marRight w:val="0"/>
          <w:marTop w:val="200"/>
          <w:marBottom w:val="0"/>
          <w:divBdr>
            <w:top w:val="none" w:sz="0" w:space="0" w:color="auto"/>
            <w:left w:val="none" w:sz="0" w:space="0" w:color="auto"/>
            <w:bottom w:val="none" w:sz="0" w:space="0" w:color="auto"/>
            <w:right w:val="none" w:sz="0" w:space="0" w:color="auto"/>
          </w:divBdr>
        </w:div>
        <w:div w:id="1183664263">
          <w:marLeft w:val="360"/>
          <w:marRight w:val="0"/>
          <w:marTop w:val="200"/>
          <w:marBottom w:val="0"/>
          <w:divBdr>
            <w:top w:val="none" w:sz="0" w:space="0" w:color="auto"/>
            <w:left w:val="none" w:sz="0" w:space="0" w:color="auto"/>
            <w:bottom w:val="none" w:sz="0" w:space="0" w:color="auto"/>
            <w:right w:val="none" w:sz="0" w:space="0" w:color="auto"/>
          </w:divBdr>
        </w:div>
        <w:div w:id="1227104353">
          <w:marLeft w:val="360"/>
          <w:marRight w:val="0"/>
          <w:marTop w:val="200"/>
          <w:marBottom w:val="0"/>
          <w:divBdr>
            <w:top w:val="none" w:sz="0" w:space="0" w:color="auto"/>
            <w:left w:val="none" w:sz="0" w:space="0" w:color="auto"/>
            <w:bottom w:val="none" w:sz="0" w:space="0" w:color="auto"/>
            <w:right w:val="none" w:sz="0" w:space="0" w:color="auto"/>
          </w:divBdr>
        </w:div>
        <w:div w:id="1543246208">
          <w:marLeft w:val="360"/>
          <w:marRight w:val="0"/>
          <w:marTop w:val="200"/>
          <w:marBottom w:val="0"/>
          <w:divBdr>
            <w:top w:val="none" w:sz="0" w:space="0" w:color="auto"/>
            <w:left w:val="none" w:sz="0" w:space="0" w:color="auto"/>
            <w:bottom w:val="none" w:sz="0" w:space="0" w:color="auto"/>
            <w:right w:val="none" w:sz="0" w:space="0" w:color="auto"/>
          </w:divBdr>
        </w:div>
        <w:div w:id="1673100471">
          <w:marLeft w:val="360"/>
          <w:marRight w:val="0"/>
          <w:marTop w:val="200"/>
          <w:marBottom w:val="0"/>
          <w:divBdr>
            <w:top w:val="none" w:sz="0" w:space="0" w:color="auto"/>
            <w:left w:val="none" w:sz="0" w:space="0" w:color="auto"/>
            <w:bottom w:val="none" w:sz="0" w:space="0" w:color="auto"/>
            <w:right w:val="none" w:sz="0" w:space="0" w:color="auto"/>
          </w:divBdr>
        </w:div>
        <w:div w:id="1782452181">
          <w:marLeft w:val="360"/>
          <w:marRight w:val="0"/>
          <w:marTop w:val="200"/>
          <w:marBottom w:val="0"/>
          <w:divBdr>
            <w:top w:val="none" w:sz="0" w:space="0" w:color="auto"/>
            <w:left w:val="none" w:sz="0" w:space="0" w:color="auto"/>
            <w:bottom w:val="none" w:sz="0" w:space="0" w:color="auto"/>
            <w:right w:val="none" w:sz="0" w:space="0" w:color="auto"/>
          </w:divBdr>
        </w:div>
        <w:div w:id="2125268188">
          <w:marLeft w:val="360"/>
          <w:marRight w:val="0"/>
          <w:marTop w:val="200"/>
          <w:marBottom w:val="0"/>
          <w:divBdr>
            <w:top w:val="none" w:sz="0" w:space="0" w:color="auto"/>
            <w:left w:val="none" w:sz="0" w:space="0" w:color="auto"/>
            <w:bottom w:val="none" w:sz="0" w:space="0" w:color="auto"/>
            <w:right w:val="none" w:sz="0" w:space="0" w:color="auto"/>
          </w:divBdr>
        </w:div>
      </w:divsChild>
    </w:div>
    <w:div w:id="2115979430">
      <w:bodyDiv w:val="1"/>
      <w:marLeft w:val="0"/>
      <w:marRight w:val="0"/>
      <w:marTop w:val="0"/>
      <w:marBottom w:val="0"/>
      <w:divBdr>
        <w:top w:val="none" w:sz="0" w:space="0" w:color="auto"/>
        <w:left w:val="none" w:sz="0" w:space="0" w:color="auto"/>
        <w:bottom w:val="none" w:sz="0" w:space="0" w:color="auto"/>
        <w:right w:val="none" w:sz="0" w:space="0" w:color="auto"/>
      </w:divBdr>
      <w:divsChild>
        <w:div w:id="221795991">
          <w:marLeft w:val="360"/>
          <w:marRight w:val="0"/>
          <w:marTop w:val="200"/>
          <w:marBottom w:val="0"/>
          <w:divBdr>
            <w:top w:val="none" w:sz="0" w:space="0" w:color="auto"/>
            <w:left w:val="none" w:sz="0" w:space="0" w:color="auto"/>
            <w:bottom w:val="none" w:sz="0" w:space="0" w:color="auto"/>
            <w:right w:val="none" w:sz="0" w:space="0" w:color="auto"/>
          </w:divBdr>
        </w:div>
        <w:div w:id="431629799">
          <w:marLeft w:val="360"/>
          <w:marRight w:val="0"/>
          <w:marTop w:val="200"/>
          <w:marBottom w:val="0"/>
          <w:divBdr>
            <w:top w:val="none" w:sz="0" w:space="0" w:color="auto"/>
            <w:left w:val="none" w:sz="0" w:space="0" w:color="auto"/>
            <w:bottom w:val="none" w:sz="0" w:space="0" w:color="auto"/>
            <w:right w:val="none" w:sz="0" w:space="0" w:color="auto"/>
          </w:divBdr>
        </w:div>
        <w:div w:id="525022082">
          <w:marLeft w:val="360"/>
          <w:marRight w:val="0"/>
          <w:marTop w:val="200"/>
          <w:marBottom w:val="0"/>
          <w:divBdr>
            <w:top w:val="none" w:sz="0" w:space="0" w:color="auto"/>
            <w:left w:val="none" w:sz="0" w:space="0" w:color="auto"/>
            <w:bottom w:val="none" w:sz="0" w:space="0" w:color="auto"/>
            <w:right w:val="none" w:sz="0" w:space="0" w:color="auto"/>
          </w:divBdr>
        </w:div>
        <w:div w:id="902763093">
          <w:marLeft w:val="360"/>
          <w:marRight w:val="0"/>
          <w:marTop w:val="200"/>
          <w:marBottom w:val="0"/>
          <w:divBdr>
            <w:top w:val="none" w:sz="0" w:space="0" w:color="auto"/>
            <w:left w:val="none" w:sz="0" w:space="0" w:color="auto"/>
            <w:bottom w:val="none" w:sz="0" w:space="0" w:color="auto"/>
            <w:right w:val="none" w:sz="0" w:space="0" w:color="auto"/>
          </w:divBdr>
        </w:div>
        <w:div w:id="1070271907">
          <w:marLeft w:val="360"/>
          <w:marRight w:val="0"/>
          <w:marTop w:val="200"/>
          <w:marBottom w:val="0"/>
          <w:divBdr>
            <w:top w:val="none" w:sz="0" w:space="0" w:color="auto"/>
            <w:left w:val="none" w:sz="0" w:space="0" w:color="auto"/>
            <w:bottom w:val="none" w:sz="0" w:space="0" w:color="auto"/>
            <w:right w:val="none" w:sz="0" w:space="0" w:color="auto"/>
          </w:divBdr>
        </w:div>
        <w:div w:id="1121268799">
          <w:marLeft w:val="360"/>
          <w:marRight w:val="0"/>
          <w:marTop w:val="200"/>
          <w:marBottom w:val="0"/>
          <w:divBdr>
            <w:top w:val="none" w:sz="0" w:space="0" w:color="auto"/>
            <w:left w:val="none" w:sz="0" w:space="0" w:color="auto"/>
            <w:bottom w:val="none" w:sz="0" w:space="0" w:color="auto"/>
            <w:right w:val="none" w:sz="0" w:space="0" w:color="auto"/>
          </w:divBdr>
        </w:div>
        <w:div w:id="1602647432">
          <w:marLeft w:val="360"/>
          <w:marRight w:val="0"/>
          <w:marTop w:val="200"/>
          <w:marBottom w:val="0"/>
          <w:divBdr>
            <w:top w:val="none" w:sz="0" w:space="0" w:color="auto"/>
            <w:left w:val="none" w:sz="0" w:space="0" w:color="auto"/>
            <w:bottom w:val="none" w:sz="0" w:space="0" w:color="auto"/>
            <w:right w:val="none" w:sz="0" w:space="0" w:color="auto"/>
          </w:divBdr>
        </w:div>
        <w:div w:id="1718508768">
          <w:marLeft w:val="360"/>
          <w:marRight w:val="0"/>
          <w:marTop w:val="200"/>
          <w:marBottom w:val="0"/>
          <w:divBdr>
            <w:top w:val="none" w:sz="0" w:space="0" w:color="auto"/>
            <w:left w:val="none" w:sz="0" w:space="0" w:color="auto"/>
            <w:bottom w:val="none" w:sz="0" w:space="0" w:color="auto"/>
            <w:right w:val="none" w:sz="0" w:space="0" w:color="auto"/>
          </w:divBdr>
        </w:div>
        <w:div w:id="1733843503">
          <w:marLeft w:val="360"/>
          <w:marRight w:val="0"/>
          <w:marTop w:val="200"/>
          <w:marBottom w:val="0"/>
          <w:divBdr>
            <w:top w:val="none" w:sz="0" w:space="0" w:color="auto"/>
            <w:left w:val="none" w:sz="0" w:space="0" w:color="auto"/>
            <w:bottom w:val="none" w:sz="0" w:space="0" w:color="auto"/>
            <w:right w:val="none" w:sz="0" w:space="0" w:color="auto"/>
          </w:divBdr>
        </w:div>
        <w:div w:id="1803772471">
          <w:marLeft w:val="360"/>
          <w:marRight w:val="0"/>
          <w:marTop w:val="200"/>
          <w:marBottom w:val="0"/>
          <w:divBdr>
            <w:top w:val="none" w:sz="0" w:space="0" w:color="auto"/>
            <w:left w:val="none" w:sz="0" w:space="0" w:color="auto"/>
            <w:bottom w:val="none" w:sz="0" w:space="0" w:color="auto"/>
            <w:right w:val="none" w:sz="0" w:space="0" w:color="auto"/>
          </w:divBdr>
        </w:div>
        <w:div w:id="205935304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 Id="Rcad2aae099e5453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42B52F1C47884386DF935C2D3F7BC9" ma:contentTypeVersion="10" ma:contentTypeDescription="Create a new document." ma:contentTypeScope="" ma:versionID="ee1da889df10d2204f49772f96357941">
  <xsd:schema xmlns:xsd="http://www.w3.org/2001/XMLSchema" xmlns:xs="http://www.w3.org/2001/XMLSchema" xmlns:p="http://schemas.microsoft.com/office/2006/metadata/properties" xmlns:ns2="68112ccf-468d-4952-85b0-2f61b544f5b2" xmlns:ns3="70df48e1-3740-4f92-86a5-035cbbe56f05" targetNamespace="http://schemas.microsoft.com/office/2006/metadata/properties" ma:root="true" ma:fieldsID="9012a1167b09550f633bed6da2d0380e" ns2:_="" ns3:_="">
    <xsd:import namespace="68112ccf-468d-4952-85b0-2f61b544f5b2"/>
    <xsd:import namespace="70df48e1-3740-4f92-86a5-035cbbe56f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12ccf-468d-4952-85b0-2f61b544f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df48e1-3740-4f92-86a5-035cbbe56f0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3DF14-8BC1-41FA-8AC1-FAC657402E4B}">
  <ds:schemaRefs>
    <ds:schemaRef ds:uri="http://schemas.microsoft.com/sharepoint/v3/contenttype/forms"/>
  </ds:schemaRefs>
</ds:datastoreItem>
</file>

<file path=customXml/itemProps2.xml><?xml version="1.0" encoding="utf-8"?>
<ds:datastoreItem xmlns:ds="http://schemas.openxmlformats.org/officeDocument/2006/customXml" ds:itemID="{7B6F4631-1B4A-40BB-B1EE-EE3A4AFC99DF}">
  <ds:schemaRefs>
    <ds:schemaRef ds:uri="http://schemas.openxmlformats.org/package/2006/metadata/core-properties"/>
    <ds:schemaRef ds:uri="http://purl.org/dc/elements/1.1/"/>
    <ds:schemaRef ds:uri="http://schemas.microsoft.com/office/2006/metadata/properties"/>
    <ds:schemaRef ds:uri="http://purl.org/dc/dcmitype/"/>
    <ds:schemaRef ds:uri="http://schemas.microsoft.com/office/infopath/2007/PartnerControls"/>
    <ds:schemaRef ds:uri="http://schemas.microsoft.com/office/2006/documentManagement/types"/>
    <ds:schemaRef ds:uri="70df48e1-3740-4f92-86a5-035cbbe56f05"/>
    <ds:schemaRef ds:uri="68112ccf-468d-4952-85b0-2f61b544f5b2"/>
    <ds:schemaRef ds:uri="http://www.w3.org/XML/1998/namespace"/>
    <ds:schemaRef ds:uri="http://purl.org/dc/terms/"/>
  </ds:schemaRefs>
</ds:datastoreItem>
</file>

<file path=customXml/itemProps3.xml><?xml version="1.0" encoding="utf-8"?>
<ds:datastoreItem xmlns:ds="http://schemas.openxmlformats.org/officeDocument/2006/customXml" ds:itemID="{A3CF53B0-0A62-4F42-BC00-A37F7E823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12ccf-468d-4952-85b0-2f61b544f5b2"/>
    <ds:schemaRef ds:uri="70df48e1-3740-4f92-86a5-035cbbe56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1090BD-314B-46DD-8E27-988C410B43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Dustyn Roberts</dc:creator>
  <keywords/>
  <dc:description/>
  <lastModifiedBy>Tyiana Faith Simon</lastModifiedBy>
  <revision>300</revision>
  <lastPrinted>2021-11-07T21:46:00.0000000Z</lastPrinted>
  <dcterms:created xsi:type="dcterms:W3CDTF">2021-10-21T18:00:00.0000000Z</dcterms:created>
  <dcterms:modified xsi:type="dcterms:W3CDTF">2021-12-06T23:03:32.6342504Z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0x0101008942B52F1C47884386DF935C2D3F7BC9</vt:lpwstr>
  </property>
</Properties>
</file>